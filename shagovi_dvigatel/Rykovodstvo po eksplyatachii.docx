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371E08" w14:textId="77777777" w:rsidR="0077776D" w:rsidRPr="00057C5D" w:rsidRDefault="0077776D" w:rsidP="00681AAB">
      <w:pPr>
        <w:pStyle w:val="1-2"/>
        <w:rPr>
          <w:lang w:val="en-US"/>
        </w:rPr>
      </w:pPr>
    </w:p>
    <w:p w14:paraId="1187EA82" w14:textId="77777777" w:rsidR="00B14A7B" w:rsidRPr="00681AAB" w:rsidRDefault="00B14A7B" w:rsidP="00681AAB">
      <w:pPr>
        <w:pStyle w:val="1-2"/>
      </w:pPr>
      <w:r w:rsidRPr="00681AAB">
        <w:t>Форма 1-2</w:t>
      </w:r>
    </w:p>
    <w:p w14:paraId="6D08A7DD" w14:textId="77777777" w:rsidR="00B14A7B" w:rsidRDefault="00B14A7B" w:rsidP="004E5687"/>
    <w:p w14:paraId="001CBB08" w14:textId="2334CE05" w:rsidR="000568F2" w:rsidRPr="007E2E37" w:rsidRDefault="000568F2" w:rsidP="004E5687"/>
    <w:tbl>
      <w:tblPr>
        <w:tblStyle w:val="ae"/>
        <w:tblW w:w="5386" w:type="dxa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</w:tblGrid>
      <w:tr w:rsidR="00BC2C96" w:rsidRPr="0094118F" w14:paraId="22323E14" w14:textId="77777777" w:rsidTr="00BC2C96">
        <w:tc>
          <w:tcPr>
            <w:tcW w:w="5386" w:type="dxa"/>
          </w:tcPr>
          <w:p w14:paraId="693FCB31" w14:textId="77777777" w:rsidR="00BC2C96" w:rsidRPr="00AF0E9D" w:rsidRDefault="00BC2C96" w:rsidP="00F51EFF">
            <w:pPr>
              <w:pStyle w:val="afa"/>
              <w:rPr>
                <w:rStyle w:val="aff9"/>
              </w:rPr>
            </w:pPr>
          </w:p>
        </w:tc>
      </w:tr>
      <w:tr w:rsidR="00BC2C96" w:rsidRPr="0094118F" w14:paraId="1BAD1477" w14:textId="77777777" w:rsidTr="00BC2C96">
        <w:tc>
          <w:tcPr>
            <w:tcW w:w="5386" w:type="dxa"/>
          </w:tcPr>
          <w:p w14:paraId="7C84421B" w14:textId="77777777" w:rsidR="00BC2C96" w:rsidRPr="00AF0E9D" w:rsidRDefault="00BC2C96" w:rsidP="00F51EFF">
            <w:pPr>
              <w:pStyle w:val="afa"/>
              <w:rPr>
                <w:rStyle w:val="aff9"/>
              </w:rPr>
            </w:pPr>
          </w:p>
        </w:tc>
      </w:tr>
      <w:tr w:rsidR="00BC2C96" w:rsidRPr="0094118F" w14:paraId="58156A4D" w14:textId="77777777" w:rsidTr="00BC2C96">
        <w:tc>
          <w:tcPr>
            <w:tcW w:w="5386" w:type="dxa"/>
          </w:tcPr>
          <w:p w14:paraId="59F6D09A" w14:textId="77777777" w:rsidR="00BC2C96" w:rsidRPr="00AF0E9D" w:rsidRDefault="00BC2C96" w:rsidP="00F51EFF">
            <w:pPr>
              <w:pStyle w:val="afa"/>
              <w:rPr>
                <w:rStyle w:val="aff9"/>
              </w:rPr>
            </w:pPr>
          </w:p>
        </w:tc>
      </w:tr>
      <w:tr w:rsidR="00BC2C96" w:rsidRPr="0094118F" w14:paraId="14CC6E29" w14:textId="77777777" w:rsidTr="00BC2C96">
        <w:tc>
          <w:tcPr>
            <w:tcW w:w="5386" w:type="dxa"/>
          </w:tcPr>
          <w:p w14:paraId="489BEDC1" w14:textId="77777777" w:rsidR="00BC2C96" w:rsidRPr="00AF0E9D" w:rsidRDefault="00BC2C96" w:rsidP="00F51EFF">
            <w:pPr>
              <w:pStyle w:val="afa"/>
              <w:rPr>
                <w:rStyle w:val="aff9"/>
              </w:rPr>
            </w:pPr>
          </w:p>
        </w:tc>
      </w:tr>
      <w:tr w:rsidR="00BC2C96" w:rsidRPr="0094118F" w14:paraId="3722E852" w14:textId="77777777" w:rsidTr="00BC2C96">
        <w:tc>
          <w:tcPr>
            <w:tcW w:w="5386" w:type="dxa"/>
          </w:tcPr>
          <w:p w14:paraId="01AACAA1" w14:textId="77777777" w:rsidR="00BC2C96" w:rsidRPr="00AF0E9D" w:rsidRDefault="00BC2C96" w:rsidP="00F51EFF">
            <w:pPr>
              <w:pStyle w:val="afa"/>
              <w:rPr>
                <w:rStyle w:val="aff9"/>
              </w:rPr>
            </w:pPr>
          </w:p>
        </w:tc>
      </w:tr>
    </w:tbl>
    <w:p w14:paraId="51376B1A" w14:textId="77777777" w:rsidR="00B14A7B" w:rsidRPr="004E5687" w:rsidRDefault="00B14A7B" w:rsidP="00F51EFF">
      <w:pPr>
        <w:pStyle w:val="afa"/>
      </w:pPr>
    </w:p>
    <w:p w14:paraId="5614B210" w14:textId="77777777" w:rsidR="00B14A7B" w:rsidRPr="002042F5" w:rsidRDefault="00B14A7B" w:rsidP="00F51EFF">
      <w:pPr>
        <w:pStyle w:val="afa"/>
      </w:pPr>
    </w:p>
    <w:p w14:paraId="7300060C" w14:textId="77777777" w:rsidR="00B14A7B" w:rsidRDefault="00B14A7B" w:rsidP="00F51EFF">
      <w:pPr>
        <w:pStyle w:val="afa"/>
      </w:pPr>
    </w:p>
    <w:p w14:paraId="62F4EC53" w14:textId="77777777" w:rsidR="004E5687" w:rsidRDefault="004E5687" w:rsidP="00F51EFF">
      <w:pPr>
        <w:pStyle w:val="afa"/>
      </w:pPr>
    </w:p>
    <w:p w14:paraId="691B10A1" w14:textId="77777777" w:rsidR="004E5687" w:rsidRDefault="004E5687" w:rsidP="00F51EFF">
      <w:pPr>
        <w:pStyle w:val="afa"/>
      </w:pPr>
    </w:p>
    <w:p w14:paraId="4E59E095" w14:textId="77777777" w:rsidR="004E5687" w:rsidRPr="002042F5" w:rsidRDefault="004E5687" w:rsidP="00F51EFF">
      <w:pPr>
        <w:pStyle w:val="afa"/>
      </w:pPr>
    </w:p>
    <w:p w14:paraId="690983C7" w14:textId="77777777" w:rsidR="00C744CE" w:rsidRDefault="00C744CE" w:rsidP="00F51EFF">
      <w:pPr>
        <w:pStyle w:val="afa"/>
      </w:pPr>
    </w:p>
    <w:p w14:paraId="6308510F" w14:textId="77777777" w:rsidR="00FC4E36" w:rsidRPr="00FC4E36" w:rsidRDefault="00FC4E36" w:rsidP="00FC4E36">
      <w:pPr>
        <w:spacing w:line="276" w:lineRule="auto"/>
        <w:jc w:val="center"/>
        <w:rPr>
          <w:sz w:val="28"/>
          <w:szCs w:val="28"/>
        </w:rPr>
      </w:pPr>
      <w:r w:rsidRPr="00FC4E36">
        <w:rPr>
          <w:sz w:val="28"/>
          <w:szCs w:val="28"/>
        </w:rPr>
        <w:t xml:space="preserve">СИСТЕМА АВТОМАТИЗИРОВАННОГО УПРАВЛЕНИЯ </w:t>
      </w:r>
    </w:p>
    <w:p w14:paraId="70B2813D" w14:textId="77777777" w:rsidR="00FC4E36" w:rsidRPr="00FC4E36" w:rsidRDefault="00FC4E36" w:rsidP="00FC4E36">
      <w:pPr>
        <w:spacing w:line="276" w:lineRule="auto"/>
        <w:jc w:val="center"/>
        <w:rPr>
          <w:sz w:val="28"/>
          <w:szCs w:val="28"/>
        </w:rPr>
      </w:pPr>
      <w:r w:rsidRPr="00FC4E36">
        <w:rPr>
          <w:sz w:val="28"/>
          <w:szCs w:val="28"/>
        </w:rPr>
        <w:t xml:space="preserve">РЕНТГЕНОВСКИМИ ЗЕРКАЛАМИ, ДЕТЕКТОРАМИ И </w:t>
      </w:r>
    </w:p>
    <w:p w14:paraId="2D6A53EA" w14:textId="77777777" w:rsidR="00FC4E36" w:rsidRPr="00FC4E36" w:rsidRDefault="00FC4E36" w:rsidP="00FC4E36">
      <w:pPr>
        <w:spacing w:line="276" w:lineRule="auto"/>
        <w:jc w:val="center"/>
        <w:rPr>
          <w:sz w:val="28"/>
          <w:szCs w:val="28"/>
        </w:rPr>
      </w:pPr>
      <w:r w:rsidRPr="00FC4E36">
        <w:rPr>
          <w:sz w:val="28"/>
          <w:szCs w:val="28"/>
        </w:rPr>
        <w:t xml:space="preserve">РЕНТГЕНОВСКИМИ ТРУБКАМИ ДЛЯ </w:t>
      </w:r>
    </w:p>
    <w:p w14:paraId="2D11465B" w14:textId="385EF1AD" w:rsidR="00C744CE" w:rsidRPr="00FC4E36" w:rsidRDefault="00FC4E36" w:rsidP="00FC4E36">
      <w:pPr>
        <w:spacing w:line="276" w:lineRule="auto"/>
        <w:jc w:val="center"/>
        <w:rPr>
          <w:sz w:val="28"/>
          <w:szCs w:val="28"/>
        </w:rPr>
      </w:pPr>
      <w:r w:rsidRPr="00FC4E36">
        <w:rPr>
          <w:sz w:val="28"/>
          <w:szCs w:val="28"/>
        </w:rPr>
        <w:t>КАЛИБРОВОЧНОГО СТЕНДА</w:t>
      </w:r>
    </w:p>
    <w:p w14:paraId="0AC4DB77" w14:textId="77777777" w:rsidR="00B14A7B" w:rsidRPr="00FC4E36" w:rsidRDefault="00B14A7B" w:rsidP="00877F45">
      <w:pPr>
        <w:pStyle w:val="aff2"/>
      </w:pPr>
    </w:p>
    <w:p w14:paraId="3D2425DE" w14:textId="0D1EBCE1" w:rsidR="00B14A7B" w:rsidRPr="00FC4E36" w:rsidRDefault="00807801" w:rsidP="00877F45">
      <w:pPr>
        <w:pStyle w:val="aff2"/>
      </w:pPr>
      <w:r w:rsidRPr="00FC4E36">
        <w:t>Руководство по эксплуатации</w:t>
      </w:r>
    </w:p>
    <w:p w14:paraId="2ECD93FC" w14:textId="77777777" w:rsidR="00B14A7B" w:rsidRPr="00FC4E36" w:rsidRDefault="00B14A7B" w:rsidP="00877F45">
      <w:pPr>
        <w:pStyle w:val="aff2"/>
      </w:pPr>
    </w:p>
    <w:p w14:paraId="1FB2F853" w14:textId="4C21C8B1" w:rsidR="00B14A7B" w:rsidRPr="00C537D4" w:rsidRDefault="00B14A7B" w:rsidP="00877F45">
      <w:pPr>
        <w:pStyle w:val="aff2"/>
      </w:pPr>
      <w:bookmarkStart w:id="0" w:name="_GoBack"/>
      <w:bookmarkEnd w:id="0"/>
    </w:p>
    <w:p w14:paraId="2FED5076" w14:textId="77777777" w:rsidR="00B14A7B" w:rsidRPr="002042F5" w:rsidRDefault="00B14A7B" w:rsidP="00877F45">
      <w:pPr>
        <w:pStyle w:val="aff2"/>
      </w:pPr>
    </w:p>
    <w:p w14:paraId="3E347D35" w14:textId="77777777" w:rsidR="00B14A7B" w:rsidRPr="002042F5" w:rsidRDefault="00B14A7B" w:rsidP="00F51EFF">
      <w:pPr>
        <w:pStyle w:val="afa"/>
      </w:pPr>
    </w:p>
    <w:p w14:paraId="7EB438E3" w14:textId="77777777" w:rsidR="00B14A7B" w:rsidRPr="002042F5" w:rsidRDefault="00B14A7B" w:rsidP="00F51EFF">
      <w:pPr>
        <w:pStyle w:val="afa"/>
      </w:pPr>
    </w:p>
    <w:p w14:paraId="62F7461D" w14:textId="77777777" w:rsidR="00B14A7B" w:rsidRPr="002042F5" w:rsidRDefault="00B14A7B" w:rsidP="00F51EFF">
      <w:pPr>
        <w:pStyle w:val="afa"/>
      </w:pPr>
    </w:p>
    <w:p w14:paraId="4349A4DF" w14:textId="77777777" w:rsidR="00B14A7B" w:rsidRPr="002042F5" w:rsidRDefault="00B14A7B" w:rsidP="00F51EFF">
      <w:pPr>
        <w:pStyle w:val="afa"/>
      </w:pPr>
    </w:p>
    <w:p w14:paraId="7B46CCC9" w14:textId="77777777" w:rsidR="00B14A7B" w:rsidRPr="002042F5" w:rsidRDefault="00B14A7B" w:rsidP="00F51EFF">
      <w:pPr>
        <w:pStyle w:val="afa"/>
      </w:pPr>
    </w:p>
    <w:p w14:paraId="4A161A7C" w14:textId="0A70F5A7" w:rsidR="00E51746" w:rsidRPr="004E5687" w:rsidRDefault="00E51746" w:rsidP="00FC4E36">
      <w:pPr>
        <w:pStyle w:val="afa"/>
        <w:ind w:firstLine="0"/>
      </w:pPr>
    </w:p>
    <w:p w14:paraId="4D02F0D8" w14:textId="77777777" w:rsidR="00E51746" w:rsidRPr="004E5687" w:rsidRDefault="00E51746" w:rsidP="00F51EFF">
      <w:pPr>
        <w:pStyle w:val="afa"/>
      </w:pPr>
    </w:p>
    <w:p w14:paraId="14201446" w14:textId="77777777" w:rsidR="004D73D8" w:rsidRPr="004E5687" w:rsidRDefault="004D73D8" w:rsidP="00F51EFF">
      <w:pPr>
        <w:pStyle w:val="afa"/>
      </w:pPr>
    </w:p>
    <w:p w14:paraId="6611D0D0" w14:textId="060D42AD" w:rsidR="00836FA2" w:rsidRDefault="00C365D1" w:rsidP="00877F45">
      <w:pPr>
        <w:pStyle w:val="aff2"/>
      </w:pPr>
      <w:r w:rsidRPr="00D1086B">
        <w:t>20</w:t>
      </w:r>
      <w:r w:rsidR="009F45E7">
        <w:t>24</w:t>
      </w:r>
    </w:p>
    <w:p w14:paraId="5484B339" w14:textId="09382832" w:rsidR="00BA22DA" w:rsidRPr="00D41193" w:rsidRDefault="001250ED" w:rsidP="007A5D99">
      <w:pPr>
        <w:pStyle w:val="a9"/>
      </w:pPr>
      <w:r w:rsidRPr="00C938DA">
        <w:lastRenderedPageBreak/>
        <w:t>Содержание</w:t>
      </w:r>
    </w:p>
    <w:p w14:paraId="69DC3191" w14:textId="20CBAE2A" w:rsidR="0084436F" w:rsidRDefault="00B71694">
      <w:pPr>
        <w:pStyle w:val="17"/>
        <w:rPr>
          <w:rFonts w:asciiTheme="minorHAnsi" w:hAnsiTheme="minorHAnsi" w:cstheme="minorBidi"/>
          <w:sz w:val="22"/>
          <w:szCs w:val="22"/>
        </w:rPr>
      </w:pPr>
      <w:r>
        <w:rPr>
          <w:rFonts w:ascii="GOST type B" w:hAnsi="GOST type B"/>
          <w:i/>
        </w:rPr>
        <w:fldChar w:fldCharType="begin"/>
      </w:r>
      <w:r>
        <w:rPr>
          <w:rFonts w:ascii="GOST type B" w:hAnsi="GOST type B"/>
          <w:i/>
        </w:rPr>
        <w:instrText xml:space="preserve"> TOC \o "1-2" \h \z \u </w:instrText>
      </w:r>
      <w:r>
        <w:rPr>
          <w:rFonts w:ascii="GOST type B" w:hAnsi="GOST type B"/>
          <w:i/>
        </w:rPr>
        <w:fldChar w:fldCharType="separate"/>
      </w:r>
      <w:hyperlink w:anchor="_Toc178600258" w:history="1">
        <w:r w:rsidR="0084436F" w:rsidRPr="00703ACE">
          <w:rPr>
            <w:rStyle w:val="aff1"/>
          </w:rPr>
          <w:t>1</w:t>
        </w:r>
        <w:r w:rsidR="0084436F">
          <w:rPr>
            <w:rFonts w:asciiTheme="minorHAnsi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Описание и работа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_Toc178600258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5</w:t>
        </w:r>
        <w:r w:rsidR="0084436F">
          <w:rPr>
            <w:webHidden/>
          </w:rPr>
          <w:fldChar w:fldCharType="end"/>
        </w:r>
      </w:hyperlink>
    </w:p>
    <w:p w14:paraId="3F6687A7" w14:textId="04A0BEA3" w:rsidR="0084436F" w:rsidRDefault="003F7C7D">
      <w:pPr>
        <w:pStyle w:val="24"/>
        <w:rPr>
          <w:rFonts w:asciiTheme="minorHAnsi" w:eastAsiaTheme="minorEastAsia" w:hAnsiTheme="minorHAnsi" w:cstheme="minorBidi"/>
          <w:sz w:val="22"/>
          <w:szCs w:val="22"/>
        </w:rPr>
      </w:pPr>
      <w:hyperlink w:anchor="_Toc178600259" w:history="1">
        <w:r w:rsidR="0084436F" w:rsidRPr="00703ACE">
          <w:rPr>
            <w:rStyle w:val="aff1"/>
          </w:rPr>
          <w:t>1.1</w:t>
        </w:r>
        <w:r w:rsidR="0084436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Назначение САУ РЗДРТ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_Toc178600259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5</w:t>
        </w:r>
        <w:r w:rsidR="0084436F">
          <w:rPr>
            <w:webHidden/>
          </w:rPr>
          <w:fldChar w:fldCharType="end"/>
        </w:r>
      </w:hyperlink>
    </w:p>
    <w:p w14:paraId="5B6EF4CC" w14:textId="0C77539D" w:rsidR="0084436F" w:rsidRDefault="003F7C7D">
      <w:pPr>
        <w:pStyle w:val="24"/>
        <w:rPr>
          <w:rFonts w:asciiTheme="minorHAnsi" w:eastAsiaTheme="minorEastAsia" w:hAnsiTheme="minorHAnsi" w:cstheme="minorBidi"/>
          <w:sz w:val="22"/>
          <w:szCs w:val="22"/>
        </w:rPr>
      </w:pPr>
      <w:hyperlink w:anchor="_Toc178600260" w:history="1">
        <w:r w:rsidR="0084436F" w:rsidRPr="00703ACE">
          <w:rPr>
            <w:rStyle w:val="aff1"/>
          </w:rPr>
          <w:t>1.2</w:t>
        </w:r>
        <w:r w:rsidR="0084436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Технические характеристики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_Toc178600260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5</w:t>
        </w:r>
        <w:r w:rsidR="0084436F">
          <w:rPr>
            <w:webHidden/>
          </w:rPr>
          <w:fldChar w:fldCharType="end"/>
        </w:r>
      </w:hyperlink>
    </w:p>
    <w:p w14:paraId="4AB21BDD" w14:textId="2555C1DA" w:rsidR="0084436F" w:rsidRDefault="003F7C7D">
      <w:pPr>
        <w:pStyle w:val="24"/>
        <w:rPr>
          <w:rFonts w:asciiTheme="minorHAnsi" w:eastAsiaTheme="minorEastAsia" w:hAnsiTheme="minorHAnsi" w:cstheme="minorBidi"/>
          <w:sz w:val="22"/>
          <w:szCs w:val="22"/>
        </w:rPr>
      </w:pPr>
      <w:hyperlink w:anchor="_Toc178600261" w:history="1">
        <w:r w:rsidR="0084436F" w:rsidRPr="00703ACE">
          <w:rPr>
            <w:rStyle w:val="aff1"/>
          </w:rPr>
          <w:t>1.3</w:t>
        </w:r>
        <w:r w:rsidR="0084436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Состав изделия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_Toc178600261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6</w:t>
        </w:r>
        <w:r w:rsidR="0084436F">
          <w:rPr>
            <w:webHidden/>
          </w:rPr>
          <w:fldChar w:fldCharType="end"/>
        </w:r>
      </w:hyperlink>
    </w:p>
    <w:p w14:paraId="2DE3BA63" w14:textId="58D6DF95" w:rsidR="0084436F" w:rsidRDefault="003F7C7D">
      <w:pPr>
        <w:pStyle w:val="24"/>
        <w:rPr>
          <w:rFonts w:asciiTheme="minorHAnsi" w:eastAsiaTheme="minorEastAsia" w:hAnsiTheme="minorHAnsi" w:cstheme="minorBidi"/>
          <w:sz w:val="22"/>
          <w:szCs w:val="22"/>
        </w:rPr>
      </w:pPr>
      <w:hyperlink w:anchor="_Toc178600262" w:history="1">
        <w:r w:rsidR="0084436F" w:rsidRPr="00703ACE">
          <w:rPr>
            <w:rStyle w:val="aff1"/>
          </w:rPr>
          <w:t>1.4</w:t>
        </w:r>
        <w:r w:rsidR="0084436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Принцип работы и устройство САУ РЗДРТ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_Toc178600262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7</w:t>
        </w:r>
        <w:r w:rsidR="0084436F">
          <w:rPr>
            <w:webHidden/>
          </w:rPr>
          <w:fldChar w:fldCharType="end"/>
        </w:r>
      </w:hyperlink>
    </w:p>
    <w:p w14:paraId="14723E49" w14:textId="74ABE401" w:rsidR="0084436F" w:rsidRDefault="003F7C7D">
      <w:pPr>
        <w:pStyle w:val="24"/>
        <w:rPr>
          <w:rFonts w:asciiTheme="minorHAnsi" w:eastAsiaTheme="minorEastAsia" w:hAnsiTheme="minorHAnsi" w:cstheme="minorBidi"/>
          <w:sz w:val="22"/>
          <w:szCs w:val="22"/>
        </w:rPr>
      </w:pPr>
      <w:hyperlink w:anchor="_Toc178600263" w:history="1">
        <w:r w:rsidR="0084436F" w:rsidRPr="00703ACE">
          <w:rPr>
            <w:rStyle w:val="aff1"/>
          </w:rPr>
          <w:t>1.5</w:t>
        </w:r>
        <w:r w:rsidR="0084436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Комплект поставки САУ РЗДРТ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_Toc178600263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8</w:t>
        </w:r>
        <w:r w:rsidR="0084436F">
          <w:rPr>
            <w:webHidden/>
          </w:rPr>
          <w:fldChar w:fldCharType="end"/>
        </w:r>
      </w:hyperlink>
    </w:p>
    <w:p w14:paraId="7DCC3395" w14:textId="7E36BCAE" w:rsidR="0084436F" w:rsidRDefault="003F7C7D">
      <w:pPr>
        <w:pStyle w:val="17"/>
        <w:rPr>
          <w:rFonts w:asciiTheme="minorHAnsi" w:hAnsiTheme="minorHAnsi" w:cstheme="minorBidi"/>
          <w:sz w:val="22"/>
          <w:szCs w:val="22"/>
        </w:rPr>
      </w:pPr>
      <w:hyperlink w:anchor="_Toc178600264" w:history="1">
        <w:r w:rsidR="0084436F" w:rsidRPr="00703ACE">
          <w:rPr>
            <w:rStyle w:val="aff1"/>
          </w:rPr>
          <w:t>2</w:t>
        </w:r>
        <w:r w:rsidR="0084436F">
          <w:rPr>
            <w:rFonts w:asciiTheme="minorHAnsi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Использование по назначению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_Toc178600264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9</w:t>
        </w:r>
        <w:r w:rsidR="0084436F">
          <w:rPr>
            <w:webHidden/>
          </w:rPr>
          <w:fldChar w:fldCharType="end"/>
        </w:r>
      </w:hyperlink>
    </w:p>
    <w:p w14:paraId="1DE3DCC2" w14:textId="0CA98E6B" w:rsidR="0084436F" w:rsidRDefault="003F7C7D">
      <w:pPr>
        <w:pStyle w:val="24"/>
        <w:rPr>
          <w:rFonts w:asciiTheme="minorHAnsi" w:eastAsiaTheme="minorEastAsia" w:hAnsiTheme="minorHAnsi" w:cstheme="minorBidi"/>
          <w:sz w:val="22"/>
          <w:szCs w:val="22"/>
        </w:rPr>
      </w:pPr>
      <w:hyperlink w:anchor="_Toc178600265" w:history="1">
        <w:r w:rsidR="0084436F" w:rsidRPr="00703ACE">
          <w:rPr>
            <w:rStyle w:val="aff1"/>
          </w:rPr>
          <w:t>2.1</w:t>
        </w:r>
        <w:r w:rsidR="0084436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Условия эксплуатации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_Toc178600265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9</w:t>
        </w:r>
        <w:r w:rsidR="0084436F">
          <w:rPr>
            <w:webHidden/>
          </w:rPr>
          <w:fldChar w:fldCharType="end"/>
        </w:r>
      </w:hyperlink>
    </w:p>
    <w:p w14:paraId="4998BB3E" w14:textId="49F5CBAB" w:rsidR="0084436F" w:rsidRDefault="003F7C7D">
      <w:pPr>
        <w:pStyle w:val="24"/>
        <w:rPr>
          <w:rFonts w:asciiTheme="minorHAnsi" w:eastAsiaTheme="minorEastAsia" w:hAnsiTheme="minorHAnsi" w:cstheme="minorBidi"/>
          <w:sz w:val="22"/>
          <w:szCs w:val="22"/>
        </w:rPr>
      </w:pPr>
      <w:hyperlink w:anchor="_Toc178600266" w:history="1">
        <w:r w:rsidR="0084436F" w:rsidRPr="00703ACE">
          <w:rPr>
            <w:rStyle w:val="aff1"/>
          </w:rPr>
          <w:t>2.2</w:t>
        </w:r>
        <w:r w:rsidR="0084436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Эксплуатационные ограничения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_Toc178600266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9</w:t>
        </w:r>
        <w:r w:rsidR="0084436F">
          <w:rPr>
            <w:webHidden/>
          </w:rPr>
          <w:fldChar w:fldCharType="end"/>
        </w:r>
      </w:hyperlink>
    </w:p>
    <w:p w14:paraId="03541F48" w14:textId="2A67B947" w:rsidR="0084436F" w:rsidRDefault="003F7C7D">
      <w:pPr>
        <w:pStyle w:val="24"/>
        <w:rPr>
          <w:rFonts w:asciiTheme="minorHAnsi" w:eastAsiaTheme="minorEastAsia" w:hAnsiTheme="minorHAnsi" w:cstheme="minorBidi"/>
          <w:sz w:val="22"/>
          <w:szCs w:val="22"/>
        </w:rPr>
      </w:pPr>
      <w:hyperlink w:anchor="_Toc178600267" w:history="1">
        <w:r w:rsidR="0084436F" w:rsidRPr="00703ACE">
          <w:rPr>
            <w:rStyle w:val="aff1"/>
          </w:rPr>
          <w:t>2.3</w:t>
        </w:r>
        <w:r w:rsidR="0084436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Подготовка рабочего места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_Toc178600267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9</w:t>
        </w:r>
        <w:r w:rsidR="0084436F">
          <w:rPr>
            <w:webHidden/>
          </w:rPr>
          <w:fldChar w:fldCharType="end"/>
        </w:r>
      </w:hyperlink>
    </w:p>
    <w:p w14:paraId="4D40B3E5" w14:textId="504A3BAF" w:rsidR="0084436F" w:rsidRDefault="003F7C7D">
      <w:pPr>
        <w:pStyle w:val="24"/>
        <w:rPr>
          <w:rFonts w:asciiTheme="minorHAnsi" w:eastAsiaTheme="minorEastAsia" w:hAnsiTheme="minorHAnsi" w:cstheme="minorBidi"/>
          <w:sz w:val="22"/>
          <w:szCs w:val="22"/>
        </w:rPr>
      </w:pPr>
      <w:hyperlink w:anchor="_Toc178600268" w:history="1">
        <w:r w:rsidR="0084436F" w:rsidRPr="00703ACE">
          <w:rPr>
            <w:rStyle w:val="aff1"/>
          </w:rPr>
          <w:t>2.4</w:t>
        </w:r>
        <w:r w:rsidR="0084436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Подготовка САУ РЗДРТ к включению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_Toc178600268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10</w:t>
        </w:r>
        <w:r w:rsidR="0084436F">
          <w:rPr>
            <w:webHidden/>
          </w:rPr>
          <w:fldChar w:fldCharType="end"/>
        </w:r>
      </w:hyperlink>
    </w:p>
    <w:p w14:paraId="46422E83" w14:textId="24A9CF25" w:rsidR="0084436F" w:rsidRDefault="003F7C7D">
      <w:pPr>
        <w:pStyle w:val="24"/>
        <w:rPr>
          <w:rFonts w:asciiTheme="minorHAnsi" w:eastAsiaTheme="minorEastAsia" w:hAnsiTheme="minorHAnsi" w:cstheme="minorBidi"/>
          <w:sz w:val="22"/>
          <w:szCs w:val="22"/>
        </w:rPr>
      </w:pPr>
      <w:hyperlink w:anchor="_Toc178600269" w:history="1">
        <w:r w:rsidR="0084436F" w:rsidRPr="00703ACE">
          <w:rPr>
            <w:rStyle w:val="aff1"/>
          </w:rPr>
          <w:t>2.5</w:t>
        </w:r>
        <w:r w:rsidR="0084436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Включение САУ РЗДРТ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_Toc178600269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11</w:t>
        </w:r>
        <w:r w:rsidR="0084436F">
          <w:rPr>
            <w:webHidden/>
          </w:rPr>
          <w:fldChar w:fldCharType="end"/>
        </w:r>
      </w:hyperlink>
    </w:p>
    <w:p w14:paraId="73FF2BA8" w14:textId="3F5BC856" w:rsidR="0084436F" w:rsidRDefault="003F7C7D">
      <w:pPr>
        <w:pStyle w:val="24"/>
        <w:rPr>
          <w:rFonts w:asciiTheme="minorHAnsi" w:eastAsiaTheme="minorEastAsia" w:hAnsiTheme="minorHAnsi" w:cstheme="minorBidi"/>
          <w:sz w:val="22"/>
          <w:szCs w:val="22"/>
        </w:rPr>
      </w:pPr>
      <w:hyperlink w:anchor="_Toc178600270" w:history="1">
        <w:r w:rsidR="0084436F" w:rsidRPr="00703ACE">
          <w:rPr>
            <w:rStyle w:val="aff1"/>
          </w:rPr>
          <w:t>2.6</w:t>
        </w:r>
        <w:r w:rsidR="0084436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Выключение САУ РЗДРТ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_Toc178600270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11</w:t>
        </w:r>
        <w:r w:rsidR="0084436F">
          <w:rPr>
            <w:webHidden/>
          </w:rPr>
          <w:fldChar w:fldCharType="end"/>
        </w:r>
      </w:hyperlink>
    </w:p>
    <w:p w14:paraId="1F3AC498" w14:textId="7CE542AE" w:rsidR="0084436F" w:rsidRDefault="003F7C7D">
      <w:pPr>
        <w:pStyle w:val="24"/>
        <w:rPr>
          <w:rFonts w:asciiTheme="minorHAnsi" w:eastAsiaTheme="minorEastAsia" w:hAnsiTheme="minorHAnsi" w:cstheme="minorBidi"/>
          <w:sz w:val="22"/>
          <w:szCs w:val="22"/>
        </w:rPr>
      </w:pPr>
      <w:hyperlink w:anchor="_Toc178600271" w:history="1">
        <w:r w:rsidR="0084436F" w:rsidRPr="00703ACE">
          <w:rPr>
            <w:rStyle w:val="aff1"/>
          </w:rPr>
          <w:t>2.7</w:t>
        </w:r>
        <w:r w:rsidR="0084436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Управление элементами оптической системы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_Toc178600271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12</w:t>
        </w:r>
        <w:r w:rsidR="0084436F">
          <w:rPr>
            <w:webHidden/>
          </w:rPr>
          <w:fldChar w:fldCharType="end"/>
        </w:r>
      </w:hyperlink>
    </w:p>
    <w:p w14:paraId="2C94B8BD" w14:textId="544BB3B8" w:rsidR="0084436F" w:rsidRDefault="003F7C7D">
      <w:pPr>
        <w:pStyle w:val="24"/>
        <w:rPr>
          <w:rFonts w:asciiTheme="minorHAnsi" w:eastAsiaTheme="minorEastAsia" w:hAnsiTheme="minorHAnsi" w:cstheme="minorBidi"/>
          <w:sz w:val="22"/>
          <w:szCs w:val="22"/>
        </w:rPr>
      </w:pPr>
      <w:hyperlink w:anchor="_Toc178600272" w:history="1">
        <w:r w:rsidR="0084436F" w:rsidRPr="00703ACE">
          <w:rPr>
            <w:rStyle w:val="aff1"/>
          </w:rPr>
          <w:t>2.8</w:t>
        </w:r>
        <w:r w:rsidR="0084436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Программное обеспечение САУ РЗДРТ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_Toc178600272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12</w:t>
        </w:r>
        <w:r w:rsidR="0084436F">
          <w:rPr>
            <w:webHidden/>
          </w:rPr>
          <w:fldChar w:fldCharType="end"/>
        </w:r>
      </w:hyperlink>
    </w:p>
    <w:p w14:paraId="607FE301" w14:textId="1B91256E" w:rsidR="0084436F" w:rsidRDefault="003F7C7D">
      <w:pPr>
        <w:pStyle w:val="24"/>
        <w:rPr>
          <w:rFonts w:asciiTheme="minorHAnsi" w:eastAsiaTheme="minorEastAsia" w:hAnsiTheme="minorHAnsi" w:cstheme="minorBidi"/>
          <w:sz w:val="22"/>
          <w:szCs w:val="22"/>
        </w:rPr>
      </w:pPr>
      <w:hyperlink w:anchor="_Toc178600273" w:history="1">
        <w:r w:rsidR="0084436F" w:rsidRPr="00703ACE">
          <w:rPr>
            <w:rStyle w:val="aff1"/>
          </w:rPr>
          <w:t>2.9</w:t>
        </w:r>
        <w:r w:rsidR="0084436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Описание программы «S</w:t>
        </w:r>
        <w:r w:rsidR="0084436F" w:rsidRPr="00703ACE">
          <w:rPr>
            <w:rStyle w:val="aff1"/>
            <w:lang w:val="en-US"/>
          </w:rPr>
          <w:t>hag</w:t>
        </w:r>
        <w:r w:rsidR="0084436F" w:rsidRPr="00703ACE">
          <w:rPr>
            <w:rStyle w:val="aff1"/>
          </w:rPr>
          <w:t>4.exe»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_Toc178600273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13</w:t>
        </w:r>
        <w:r w:rsidR="0084436F">
          <w:rPr>
            <w:webHidden/>
          </w:rPr>
          <w:fldChar w:fldCharType="end"/>
        </w:r>
      </w:hyperlink>
    </w:p>
    <w:p w14:paraId="25348DFC" w14:textId="31F8BA5C" w:rsidR="0084436F" w:rsidRDefault="003F7C7D">
      <w:pPr>
        <w:pStyle w:val="24"/>
        <w:rPr>
          <w:rFonts w:asciiTheme="minorHAnsi" w:eastAsiaTheme="minorEastAsia" w:hAnsiTheme="minorHAnsi" w:cstheme="minorBidi"/>
          <w:sz w:val="22"/>
          <w:szCs w:val="22"/>
        </w:rPr>
      </w:pPr>
      <w:hyperlink w:anchor="_Toc178600274" w:history="1">
        <w:r w:rsidR="0084436F" w:rsidRPr="00703ACE">
          <w:rPr>
            <w:rStyle w:val="aff1"/>
          </w:rPr>
          <w:t>2.10</w:t>
        </w:r>
        <w:r w:rsidR="0084436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Общие указания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_Toc178600274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17</w:t>
        </w:r>
        <w:r w:rsidR="0084436F">
          <w:rPr>
            <w:webHidden/>
          </w:rPr>
          <w:fldChar w:fldCharType="end"/>
        </w:r>
      </w:hyperlink>
    </w:p>
    <w:p w14:paraId="6C37B03F" w14:textId="0B80DDCB" w:rsidR="0084436F" w:rsidRDefault="003F7C7D">
      <w:pPr>
        <w:pStyle w:val="24"/>
        <w:rPr>
          <w:rFonts w:asciiTheme="minorHAnsi" w:eastAsiaTheme="minorEastAsia" w:hAnsiTheme="minorHAnsi" w:cstheme="minorBidi"/>
          <w:sz w:val="22"/>
          <w:szCs w:val="22"/>
        </w:rPr>
      </w:pPr>
      <w:hyperlink w:anchor="_Toc178600275" w:history="1">
        <w:r w:rsidR="0084436F" w:rsidRPr="00703ACE">
          <w:rPr>
            <w:rStyle w:val="aff1"/>
          </w:rPr>
          <w:t>2.11</w:t>
        </w:r>
        <w:r w:rsidR="0084436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Меры безопасности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_Toc178600275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17</w:t>
        </w:r>
        <w:r w:rsidR="0084436F">
          <w:rPr>
            <w:webHidden/>
          </w:rPr>
          <w:fldChar w:fldCharType="end"/>
        </w:r>
      </w:hyperlink>
    </w:p>
    <w:p w14:paraId="2F714777" w14:textId="6C93BCB1" w:rsidR="0084436F" w:rsidRDefault="003F7C7D">
      <w:pPr>
        <w:pStyle w:val="17"/>
        <w:rPr>
          <w:rFonts w:asciiTheme="minorHAnsi" w:hAnsiTheme="minorHAnsi" w:cstheme="minorBidi"/>
          <w:sz w:val="22"/>
          <w:szCs w:val="22"/>
        </w:rPr>
      </w:pPr>
      <w:hyperlink w:anchor="_Toc178600276" w:history="1">
        <w:r w:rsidR="0084436F" w:rsidRPr="00703ACE">
          <w:rPr>
            <w:rStyle w:val="aff1"/>
          </w:rPr>
          <w:t>3</w:t>
        </w:r>
        <w:r w:rsidR="0084436F">
          <w:rPr>
            <w:rFonts w:asciiTheme="minorHAnsi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Текущий ремонт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_Toc178600276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18</w:t>
        </w:r>
        <w:r w:rsidR="0084436F">
          <w:rPr>
            <w:webHidden/>
          </w:rPr>
          <w:fldChar w:fldCharType="end"/>
        </w:r>
      </w:hyperlink>
    </w:p>
    <w:p w14:paraId="27CF6D55" w14:textId="6778E6AB" w:rsidR="0084436F" w:rsidRDefault="003F7C7D">
      <w:pPr>
        <w:pStyle w:val="24"/>
        <w:rPr>
          <w:rFonts w:asciiTheme="minorHAnsi" w:eastAsiaTheme="minorEastAsia" w:hAnsiTheme="minorHAnsi" w:cstheme="minorBidi"/>
          <w:sz w:val="22"/>
          <w:szCs w:val="22"/>
        </w:rPr>
      </w:pPr>
      <w:hyperlink w:anchor="_Toc178600277" w:history="1">
        <w:r w:rsidR="0084436F" w:rsidRPr="00703ACE">
          <w:rPr>
            <w:rStyle w:val="aff1"/>
          </w:rPr>
          <w:t>3.1</w:t>
        </w:r>
        <w:r w:rsidR="0084436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Гарантии изготовителя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_Toc178600277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18</w:t>
        </w:r>
        <w:r w:rsidR="0084436F">
          <w:rPr>
            <w:webHidden/>
          </w:rPr>
          <w:fldChar w:fldCharType="end"/>
        </w:r>
      </w:hyperlink>
    </w:p>
    <w:p w14:paraId="5BA22C32" w14:textId="48497520" w:rsidR="0084436F" w:rsidRDefault="003F7C7D">
      <w:pPr>
        <w:pStyle w:val="24"/>
        <w:rPr>
          <w:rFonts w:asciiTheme="minorHAnsi" w:eastAsiaTheme="minorEastAsia" w:hAnsiTheme="minorHAnsi" w:cstheme="minorBidi"/>
          <w:sz w:val="22"/>
          <w:szCs w:val="22"/>
        </w:rPr>
      </w:pPr>
      <w:hyperlink w:anchor="_Toc178600278" w:history="1">
        <w:r w:rsidR="0084436F" w:rsidRPr="00703ACE">
          <w:rPr>
            <w:rStyle w:val="aff1"/>
          </w:rPr>
          <w:t>3.2</w:t>
        </w:r>
        <w:r w:rsidR="0084436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Ремонт изделия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_Toc178600278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18</w:t>
        </w:r>
        <w:r w:rsidR="0084436F">
          <w:rPr>
            <w:webHidden/>
          </w:rPr>
          <w:fldChar w:fldCharType="end"/>
        </w:r>
      </w:hyperlink>
    </w:p>
    <w:p w14:paraId="77865D97" w14:textId="56897B1C" w:rsidR="0084436F" w:rsidRDefault="003F7C7D">
      <w:pPr>
        <w:pStyle w:val="17"/>
        <w:rPr>
          <w:rFonts w:asciiTheme="minorHAnsi" w:hAnsiTheme="minorHAnsi" w:cstheme="minorBidi"/>
          <w:sz w:val="22"/>
          <w:szCs w:val="22"/>
        </w:rPr>
      </w:pPr>
      <w:hyperlink w:anchor="_Toc178600279" w:history="1">
        <w:r w:rsidR="0084436F" w:rsidRPr="00703ACE">
          <w:rPr>
            <w:rStyle w:val="aff1"/>
          </w:rPr>
          <w:t>4</w:t>
        </w:r>
        <w:r w:rsidR="0084436F">
          <w:rPr>
            <w:rFonts w:asciiTheme="minorHAnsi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Транспортирование и хранение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_Toc178600279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19</w:t>
        </w:r>
        <w:r w:rsidR="0084436F">
          <w:rPr>
            <w:webHidden/>
          </w:rPr>
          <w:fldChar w:fldCharType="end"/>
        </w:r>
      </w:hyperlink>
    </w:p>
    <w:p w14:paraId="78C16B7A" w14:textId="2F9BEA31" w:rsidR="0084436F" w:rsidRDefault="003F7C7D">
      <w:pPr>
        <w:pStyle w:val="24"/>
        <w:rPr>
          <w:rFonts w:asciiTheme="minorHAnsi" w:eastAsiaTheme="minorEastAsia" w:hAnsiTheme="minorHAnsi" w:cstheme="minorBidi"/>
          <w:sz w:val="22"/>
          <w:szCs w:val="22"/>
        </w:rPr>
      </w:pPr>
      <w:hyperlink w:anchor="_Toc178600280" w:history="1">
        <w:r w:rsidR="0084436F" w:rsidRPr="00703ACE">
          <w:rPr>
            <w:rStyle w:val="aff1"/>
          </w:rPr>
          <w:t>4.1</w:t>
        </w:r>
        <w:r w:rsidR="0084436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Транспортирование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_Toc178600280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19</w:t>
        </w:r>
        <w:r w:rsidR="0084436F">
          <w:rPr>
            <w:webHidden/>
          </w:rPr>
          <w:fldChar w:fldCharType="end"/>
        </w:r>
      </w:hyperlink>
    </w:p>
    <w:p w14:paraId="2F4530D1" w14:textId="042769AB" w:rsidR="0084436F" w:rsidRDefault="003F7C7D">
      <w:pPr>
        <w:pStyle w:val="24"/>
        <w:rPr>
          <w:rFonts w:asciiTheme="minorHAnsi" w:eastAsiaTheme="minorEastAsia" w:hAnsiTheme="minorHAnsi" w:cstheme="minorBidi"/>
          <w:sz w:val="22"/>
          <w:szCs w:val="22"/>
        </w:rPr>
      </w:pPr>
      <w:hyperlink w:anchor="_Toc178600281" w:history="1">
        <w:r w:rsidR="0084436F" w:rsidRPr="00703ACE">
          <w:rPr>
            <w:rStyle w:val="aff1"/>
          </w:rPr>
          <w:t>4.2</w:t>
        </w:r>
        <w:r w:rsidR="0084436F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Хранение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_Toc178600281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19</w:t>
        </w:r>
        <w:r w:rsidR="0084436F">
          <w:rPr>
            <w:webHidden/>
          </w:rPr>
          <w:fldChar w:fldCharType="end"/>
        </w:r>
      </w:hyperlink>
    </w:p>
    <w:p w14:paraId="0C6E8165" w14:textId="59ECA1DB" w:rsidR="0084436F" w:rsidRDefault="003F7C7D">
      <w:pPr>
        <w:pStyle w:val="17"/>
        <w:rPr>
          <w:rFonts w:asciiTheme="minorHAnsi" w:hAnsiTheme="minorHAnsi" w:cstheme="minorBidi"/>
          <w:sz w:val="22"/>
          <w:szCs w:val="22"/>
        </w:rPr>
      </w:pPr>
      <w:hyperlink w:anchor="_Toc178600282" w:history="1">
        <w:r w:rsidR="0084436F" w:rsidRPr="00703ACE">
          <w:rPr>
            <w:rStyle w:val="aff1"/>
          </w:rPr>
          <w:t>5</w:t>
        </w:r>
        <w:r w:rsidR="0084436F">
          <w:rPr>
            <w:rFonts w:asciiTheme="minorHAnsi" w:hAnsiTheme="minorHAnsi" w:cstheme="minorBidi"/>
            <w:sz w:val="22"/>
            <w:szCs w:val="22"/>
          </w:rPr>
          <w:tab/>
        </w:r>
        <w:r w:rsidR="0084436F" w:rsidRPr="00703ACE">
          <w:rPr>
            <w:rStyle w:val="aff1"/>
          </w:rPr>
          <w:t>Утилизация</w:t>
        </w:r>
        <w:r w:rsidR="0084436F">
          <w:rPr>
            <w:webHidden/>
          </w:rPr>
          <w:tab/>
        </w:r>
        <w:r w:rsidR="0084436F">
          <w:rPr>
            <w:webHidden/>
          </w:rPr>
          <w:fldChar w:fldCharType="begin"/>
        </w:r>
        <w:r w:rsidR="0084436F">
          <w:rPr>
            <w:webHidden/>
          </w:rPr>
          <w:instrText xml:space="preserve"> PAGEREF _Toc178600282 \h </w:instrText>
        </w:r>
        <w:r w:rsidR="0084436F">
          <w:rPr>
            <w:webHidden/>
          </w:rPr>
        </w:r>
        <w:r w:rsidR="0084436F">
          <w:rPr>
            <w:webHidden/>
          </w:rPr>
          <w:fldChar w:fldCharType="separate"/>
        </w:r>
        <w:r w:rsidR="003A2F7D">
          <w:rPr>
            <w:webHidden/>
          </w:rPr>
          <w:t>20</w:t>
        </w:r>
        <w:r w:rsidR="0084436F">
          <w:rPr>
            <w:webHidden/>
          </w:rPr>
          <w:fldChar w:fldCharType="end"/>
        </w:r>
      </w:hyperlink>
    </w:p>
    <w:p w14:paraId="00BEA2C4" w14:textId="36E427EB" w:rsidR="00DC2ED2" w:rsidRDefault="00B71694" w:rsidP="00DE6492">
      <w:pPr>
        <w:pStyle w:val="17"/>
        <w:ind w:left="0"/>
      </w:pPr>
      <w:r>
        <w:rPr>
          <w:rFonts w:ascii="GOST type B" w:hAnsi="GOST type B"/>
          <w:i/>
        </w:rPr>
        <w:fldChar w:fldCharType="end"/>
      </w:r>
    </w:p>
    <w:p w14:paraId="6FE2C992" w14:textId="3E70F7CE" w:rsidR="00A33BB8" w:rsidRDefault="00A33BB8" w:rsidP="00DC2ED2">
      <w:pPr>
        <w:rPr>
          <w:ins w:id="1" w:author="Афонин Илья Дмитриевич" w:date="2024-09-26T16:23:00Z"/>
        </w:rPr>
      </w:pPr>
    </w:p>
    <w:p w14:paraId="0230FB4C" w14:textId="77777777" w:rsidR="00A33BB8" w:rsidRPr="00A33BB8" w:rsidRDefault="00A33BB8">
      <w:pPr>
        <w:rPr>
          <w:ins w:id="2" w:author="Афонин Илья Дмитриевич" w:date="2024-09-26T16:23:00Z"/>
        </w:rPr>
      </w:pPr>
    </w:p>
    <w:p w14:paraId="2B6EFDA5" w14:textId="77777777" w:rsidR="00A33BB8" w:rsidRPr="00A33BB8" w:rsidRDefault="00A33BB8">
      <w:pPr>
        <w:rPr>
          <w:ins w:id="3" w:author="Афонин Илья Дмитриевич" w:date="2024-09-26T16:23:00Z"/>
        </w:rPr>
      </w:pPr>
    </w:p>
    <w:p w14:paraId="56CDB624" w14:textId="77777777" w:rsidR="00A33BB8" w:rsidRPr="00A33BB8" w:rsidRDefault="00A33BB8">
      <w:pPr>
        <w:rPr>
          <w:ins w:id="4" w:author="Афонин Илья Дмитриевич" w:date="2024-09-26T16:23:00Z"/>
        </w:rPr>
      </w:pPr>
    </w:p>
    <w:p w14:paraId="7947D99F" w14:textId="77777777" w:rsidR="00A33BB8" w:rsidRPr="00A33BB8" w:rsidRDefault="00A33BB8">
      <w:pPr>
        <w:rPr>
          <w:ins w:id="5" w:author="Афонин Илья Дмитриевич" w:date="2024-09-26T16:23:00Z"/>
        </w:rPr>
      </w:pPr>
    </w:p>
    <w:p w14:paraId="1BBF0F41" w14:textId="77777777" w:rsidR="00A33BB8" w:rsidRPr="00A33BB8" w:rsidRDefault="00A33BB8">
      <w:pPr>
        <w:rPr>
          <w:ins w:id="6" w:author="Афонин Илья Дмитриевич" w:date="2024-09-26T16:23:00Z"/>
        </w:rPr>
      </w:pPr>
    </w:p>
    <w:p w14:paraId="511B609E" w14:textId="77777777" w:rsidR="00A33BB8" w:rsidRPr="00A33BB8" w:rsidRDefault="00A33BB8">
      <w:pPr>
        <w:rPr>
          <w:ins w:id="7" w:author="Афонин Илья Дмитриевич" w:date="2024-09-26T16:23:00Z"/>
        </w:rPr>
      </w:pPr>
    </w:p>
    <w:p w14:paraId="6AE55CBF" w14:textId="77777777" w:rsidR="00A33BB8" w:rsidRPr="00A33BB8" w:rsidRDefault="00A33BB8">
      <w:pPr>
        <w:rPr>
          <w:ins w:id="8" w:author="Афонин Илья Дмитриевич" w:date="2024-09-26T16:23:00Z"/>
        </w:rPr>
      </w:pPr>
    </w:p>
    <w:p w14:paraId="0DF7505E" w14:textId="77777777" w:rsidR="00A33BB8" w:rsidRPr="00A33BB8" w:rsidRDefault="00A33BB8">
      <w:pPr>
        <w:rPr>
          <w:ins w:id="9" w:author="Афонин Илья Дмитриевич" w:date="2024-09-26T16:23:00Z"/>
        </w:rPr>
      </w:pPr>
    </w:p>
    <w:p w14:paraId="2B161F3F" w14:textId="77777777" w:rsidR="00A33BB8" w:rsidRPr="00A33BB8" w:rsidRDefault="00A33BB8">
      <w:pPr>
        <w:rPr>
          <w:ins w:id="10" w:author="Афонин Илья Дмитриевич" w:date="2024-09-26T16:23:00Z"/>
        </w:rPr>
      </w:pPr>
    </w:p>
    <w:p w14:paraId="09C43E29" w14:textId="77777777" w:rsidR="00A33BB8" w:rsidRPr="00A33BB8" w:rsidRDefault="00A33BB8">
      <w:pPr>
        <w:rPr>
          <w:ins w:id="11" w:author="Афонин Илья Дмитриевич" w:date="2024-09-26T16:23:00Z"/>
        </w:rPr>
      </w:pPr>
    </w:p>
    <w:p w14:paraId="0EEC1103" w14:textId="77777777" w:rsidR="00A33BB8" w:rsidRPr="00A33BB8" w:rsidRDefault="00A33BB8">
      <w:pPr>
        <w:rPr>
          <w:ins w:id="12" w:author="Афонин Илья Дмитриевич" w:date="2024-09-26T16:23:00Z"/>
        </w:rPr>
      </w:pPr>
    </w:p>
    <w:p w14:paraId="0EDF6FA2" w14:textId="4C97DC9B" w:rsidR="00A33BB8" w:rsidRDefault="00A33BB8" w:rsidP="00DB0CD9">
      <w:pPr>
        <w:tabs>
          <w:tab w:val="left" w:pos="1966"/>
        </w:tabs>
        <w:rPr>
          <w:ins w:id="13" w:author="Афонин Илья Дмитриевич" w:date="2024-09-26T16:23:00Z"/>
        </w:rPr>
      </w:pPr>
    </w:p>
    <w:p w14:paraId="5AB4B1B1" w14:textId="7EECF6CC" w:rsidR="00A33BB8" w:rsidRDefault="00A33BB8" w:rsidP="00556FA2">
      <w:pPr>
        <w:jc w:val="right"/>
        <w:rPr>
          <w:ins w:id="14" w:author="Афонин Илья Дмитриевич" w:date="2024-09-26T16:23:00Z"/>
        </w:rPr>
      </w:pPr>
    </w:p>
    <w:p w14:paraId="51ABC84F" w14:textId="28B9A9D4" w:rsidR="00556FA2" w:rsidRDefault="00556FA2">
      <w:pPr>
        <w:sectPr w:rsidR="00556FA2" w:rsidSect="00B71694">
          <w:footerReference w:type="default" r:id="rId8"/>
          <w:footerReference w:type="first" r:id="rId9"/>
          <w:pgSz w:w="11907" w:h="16840" w:code="9"/>
          <w:pgMar w:top="-709" w:right="595" w:bottom="-1480" w:left="993" w:header="0" w:footer="0" w:gutter="0"/>
          <w:cols w:space="720"/>
          <w:titlePg/>
          <w:docGrid w:linePitch="272"/>
        </w:sectPr>
      </w:pPr>
    </w:p>
    <w:p w14:paraId="681D5E7F" w14:textId="77777777" w:rsidR="00B062B4" w:rsidRDefault="00B062B4" w:rsidP="007A5D99">
      <w:pPr>
        <w:pStyle w:val="a9"/>
      </w:pPr>
      <w:r>
        <w:lastRenderedPageBreak/>
        <w:t>Перечень принятых сокращений</w:t>
      </w:r>
    </w:p>
    <w:tbl>
      <w:tblPr>
        <w:tblW w:w="8505" w:type="dxa"/>
        <w:tblInd w:w="108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35"/>
        <w:gridCol w:w="306"/>
        <w:gridCol w:w="6464"/>
      </w:tblGrid>
      <w:tr w:rsidR="000C61A6" w:rsidRPr="00C86A2F" w14:paraId="603FA1E5" w14:textId="77777777" w:rsidTr="000C61A6">
        <w:tc>
          <w:tcPr>
            <w:tcW w:w="1735" w:type="dxa"/>
            <w:shd w:val="clear" w:color="auto" w:fill="auto"/>
          </w:tcPr>
          <w:p w14:paraId="71FE48B3" w14:textId="0205127C" w:rsidR="000C61A6" w:rsidRPr="00C86A2F" w:rsidRDefault="000C61A6" w:rsidP="000C61A6">
            <w:pPr>
              <w:pStyle w:val="affc"/>
              <w:ind w:left="0"/>
            </w:pPr>
            <w:r>
              <w:t>ПО</w:t>
            </w:r>
          </w:p>
        </w:tc>
        <w:tc>
          <w:tcPr>
            <w:tcW w:w="306" w:type="dxa"/>
            <w:shd w:val="clear" w:color="auto" w:fill="auto"/>
          </w:tcPr>
          <w:p w14:paraId="4337EE6B" w14:textId="17A2E136" w:rsidR="000C61A6" w:rsidRPr="00C86A2F" w:rsidRDefault="000C61A6" w:rsidP="000C61A6">
            <w:pPr>
              <w:pStyle w:val="affc"/>
            </w:pPr>
            <w:r>
              <w:t>–</w:t>
            </w:r>
          </w:p>
        </w:tc>
        <w:tc>
          <w:tcPr>
            <w:tcW w:w="6464" w:type="dxa"/>
            <w:shd w:val="clear" w:color="auto" w:fill="auto"/>
          </w:tcPr>
          <w:p w14:paraId="53C24E38" w14:textId="5EA69701" w:rsidR="000C61A6" w:rsidRPr="00C86A2F" w:rsidRDefault="000C61A6" w:rsidP="000C61A6">
            <w:pPr>
              <w:pStyle w:val="affc"/>
            </w:pPr>
            <w:r>
              <w:t>программное обеспечение;</w:t>
            </w:r>
          </w:p>
        </w:tc>
      </w:tr>
      <w:tr w:rsidR="000C61A6" w:rsidRPr="00C86A2F" w14:paraId="0B352699" w14:textId="77777777" w:rsidTr="000C61A6">
        <w:tc>
          <w:tcPr>
            <w:tcW w:w="1735" w:type="dxa"/>
            <w:shd w:val="clear" w:color="auto" w:fill="auto"/>
          </w:tcPr>
          <w:p w14:paraId="0432A915" w14:textId="3248204D" w:rsidR="000C61A6" w:rsidRPr="00C86A2F" w:rsidRDefault="000C61A6" w:rsidP="000C61A6">
            <w:pPr>
              <w:pStyle w:val="affc"/>
              <w:ind w:left="0"/>
            </w:pPr>
            <w:r>
              <w:t>РЗДРТ</w:t>
            </w:r>
          </w:p>
        </w:tc>
        <w:tc>
          <w:tcPr>
            <w:tcW w:w="306" w:type="dxa"/>
            <w:shd w:val="clear" w:color="auto" w:fill="auto"/>
          </w:tcPr>
          <w:p w14:paraId="268D4AC5" w14:textId="140C0038" w:rsidR="000C61A6" w:rsidRPr="00C86A2F" w:rsidRDefault="000C61A6" w:rsidP="000C61A6">
            <w:pPr>
              <w:pStyle w:val="affc"/>
            </w:pPr>
            <w:r>
              <w:t>–</w:t>
            </w:r>
          </w:p>
        </w:tc>
        <w:tc>
          <w:tcPr>
            <w:tcW w:w="6464" w:type="dxa"/>
            <w:shd w:val="clear" w:color="auto" w:fill="auto"/>
          </w:tcPr>
          <w:p w14:paraId="157A2DA1" w14:textId="2B711A72" w:rsidR="000C61A6" w:rsidRPr="00C86A2F" w:rsidRDefault="000C61A6" w:rsidP="000C61A6">
            <w:pPr>
              <w:pStyle w:val="affc"/>
            </w:pPr>
            <w:r>
              <w:t>рентгеновские зеркала, детекторы и рентгеновские трубки</w:t>
            </w:r>
            <w:r w:rsidRPr="00C86A2F">
              <w:t>;</w:t>
            </w:r>
          </w:p>
        </w:tc>
      </w:tr>
      <w:tr w:rsidR="000C61A6" w:rsidRPr="00C86A2F" w14:paraId="1C11F2D5" w14:textId="77777777" w:rsidTr="000C61A6">
        <w:tc>
          <w:tcPr>
            <w:tcW w:w="1735" w:type="dxa"/>
            <w:shd w:val="clear" w:color="auto" w:fill="auto"/>
          </w:tcPr>
          <w:p w14:paraId="62AFEC21" w14:textId="53BAE64F" w:rsidR="000C61A6" w:rsidRPr="00C86A2F" w:rsidRDefault="000C61A6" w:rsidP="000C61A6">
            <w:pPr>
              <w:pStyle w:val="affc"/>
              <w:ind w:left="0"/>
            </w:pPr>
            <w:r>
              <w:t>САУ</w:t>
            </w:r>
          </w:p>
        </w:tc>
        <w:tc>
          <w:tcPr>
            <w:tcW w:w="306" w:type="dxa"/>
            <w:shd w:val="clear" w:color="auto" w:fill="auto"/>
          </w:tcPr>
          <w:p w14:paraId="12028A3A" w14:textId="77777777" w:rsidR="000C61A6" w:rsidRPr="00C86A2F" w:rsidRDefault="000C61A6" w:rsidP="000C61A6">
            <w:pPr>
              <w:pStyle w:val="affc"/>
            </w:pPr>
            <w:r>
              <w:t>–</w:t>
            </w:r>
          </w:p>
        </w:tc>
        <w:tc>
          <w:tcPr>
            <w:tcW w:w="6464" w:type="dxa"/>
            <w:shd w:val="clear" w:color="auto" w:fill="auto"/>
          </w:tcPr>
          <w:p w14:paraId="067D9D8E" w14:textId="2304FE35" w:rsidR="000C61A6" w:rsidRPr="00C86A2F" w:rsidRDefault="000C61A6" w:rsidP="000C61A6">
            <w:pPr>
              <w:pStyle w:val="affc"/>
            </w:pPr>
            <w:r>
              <w:t>система автоматизированного управления;</w:t>
            </w:r>
          </w:p>
        </w:tc>
      </w:tr>
      <w:tr w:rsidR="000C61A6" w:rsidRPr="00C86A2F" w14:paraId="2EFF1791" w14:textId="77777777" w:rsidTr="000C61A6">
        <w:tc>
          <w:tcPr>
            <w:tcW w:w="1735" w:type="dxa"/>
            <w:shd w:val="clear" w:color="auto" w:fill="auto"/>
          </w:tcPr>
          <w:p w14:paraId="43EF7534" w14:textId="029F4C5B" w:rsidR="000C61A6" w:rsidRDefault="000C61A6" w:rsidP="000C61A6">
            <w:pPr>
              <w:pStyle w:val="affc"/>
              <w:ind w:left="0"/>
            </w:pPr>
            <w:r w:rsidRPr="000C61A6">
              <w:t>САУ</w:t>
            </w:r>
            <w:r>
              <w:t xml:space="preserve"> </w:t>
            </w:r>
            <w:r w:rsidRPr="000C61A6">
              <w:t>РЗДРТ</w:t>
            </w:r>
          </w:p>
        </w:tc>
        <w:tc>
          <w:tcPr>
            <w:tcW w:w="306" w:type="dxa"/>
            <w:shd w:val="clear" w:color="auto" w:fill="auto"/>
          </w:tcPr>
          <w:p w14:paraId="547037A3" w14:textId="4F5B25EE" w:rsidR="000C61A6" w:rsidRDefault="000C61A6" w:rsidP="000C61A6">
            <w:pPr>
              <w:pStyle w:val="affc"/>
            </w:pPr>
            <w:r>
              <w:t>–</w:t>
            </w:r>
          </w:p>
        </w:tc>
        <w:tc>
          <w:tcPr>
            <w:tcW w:w="6464" w:type="dxa"/>
            <w:shd w:val="clear" w:color="auto" w:fill="auto"/>
          </w:tcPr>
          <w:p w14:paraId="701349B2" w14:textId="7B18C217" w:rsidR="000C61A6" w:rsidRDefault="000C61A6" w:rsidP="000C61A6">
            <w:pPr>
              <w:pStyle w:val="affc"/>
            </w:pPr>
            <w:r>
              <w:t>система автоматизированного управления рентгеновскими зеркалами, детекторами и рентгеновскими трубками;</w:t>
            </w:r>
          </w:p>
        </w:tc>
      </w:tr>
      <w:tr w:rsidR="000C61A6" w:rsidRPr="00C86A2F" w14:paraId="4C7326F3" w14:textId="77777777" w:rsidTr="000C61A6">
        <w:tc>
          <w:tcPr>
            <w:tcW w:w="1735" w:type="dxa"/>
            <w:shd w:val="clear" w:color="auto" w:fill="auto"/>
          </w:tcPr>
          <w:p w14:paraId="0789C2A1" w14:textId="29B10FDA" w:rsidR="000C61A6" w:rsidRDefault="000C61A6" w:rsidP="000C61A6">
            <w:pPr>
              <w:pStyle w:val="affc"/>
              <w:ind w:left="0"/>
            </w:pPr>
            <w:r>
              <w:t>ШД</w:t>
            </w:r>
          </w:p>
        </w:tc>
        <w:tc>
          <w:tcPr>
            <w:tcW w:w="306" w:type="dxa"/>
            <w:shd w:val="clear" w:color="auto" w:fill="auto"/>
          </w:tcPr>
          <w:p w14:paraId="4AFC4F3D" w14:textId="77777777" w:rsidR="000C61A6" w:rsidRDefault="000C61A6" w:rsidP="000C61A6">
            <w:pPr>
              <w:pStyle w:val="affc"/>
            </w:pPr>
            <w:r>
              <w:t>–</w:t>
            </w:r>
          </w:p>
        </w:tc>
        <w:tc>
          <w:tcPr>
            <w:tcW w:w="6464" w:type="dxa"/>
            <w:shd w:val="clear" w:color="auto" w:fill="auto"/>
          </w:tcPr>
          <w:p w14:paraId="4C78AC34" w14:textId="1C3A1444" w:rsidR="000C61A6" w:rsidRPr="00FC4E36" w:rsidRDefault="000C61A6" w:rsidP="000C61A6">
            <w:pPr>
              <w:spacing w:line="276" w:lineRule="auto"/>
              <w:rPr>
                <w:sz w:val="28"/>
                <w:szCs w:val="28"/>
              </w:rPr>
            </w:pPr>
            <w:r>
              <w:t xml:space="preserve"> </w:t>
            </w:r>
            <w:r>
              <w:rPr>
                <w:sz w:val="28"/>
                <w:szCs w:val="28"/>
              </w:rPr>
              <w:t>шаговый двигатель.</w:t>
            </w:r>
          </w:p>
        </w:tc>
      </w:tr>
    </w:tbl>
    <w:p w14:paraId="76C598D3" w14:textId="2D812794" w:rsidR="000C61A6" w:rsidRDefault="000C61A6" w:rsidP="000C61A6"/>
    <w:p w14:paraId="6B5EC8E9" w14:textId="22E25062" w:rsidR="00790A7E" w:rsidRPr="000C61A6" w:rsidRDefault="000C61A6" w:rsidP="000C61A6">
      <w:pPr>
        <w:tabs>
          <w:tab w:val="left" w:pos="826"/>
        </w:tabs>
        <w:sectPr w:rsidR="00790A7E" w:rsidRPr="000C61A6" w:rsidSect="00A92280">
          <w:footerReference w:type="default" r:id="rId10"/>
          <w:pgSz w:w="11907" w:h="16840" w:code="9"/>
          <w:pgMar w:top="-709" w:right="595" w:bottom="-1480" w:left="1134" w:header="0" w:footer="231" w:gutter="0"/>
          <w:cols w:space="720"/>
          <w:docGrid w:linePitch="272"/>
        </w:sectPr>
      </w:pPr>
      <w:r>
        <w:tab/>
      </w:r>
    </w:p>
    <w:p w14:paraId="4C84C571" w14:textId="6FD5D0CC" w:rsidR="00807801" w:rsidRPr="00565A8D" w:rsidRDefault="00807801" w:rsidP="00F51EFF">
      <w:pPr>
        <w:pStyle w:val="afa"/>
      </w:pPr>
      <w:r w:rsidRPr="00565A8D">
        <w:lastRenderedPageBreak/>
        <w:t xml:space="preserve">Руководство по эксплуатации </w:t>
      </w:r>
      <w:r w:rsidR="003D5149">
        <w:t>системы автоматического управления рентгеновскими зеркалами, детекторами и рентгеновскими трубками</w:t>
      </w:r>
      <w:r w:rsidRPr="00565A8D">
        <w:t xml:space="preserve"> (далее по тексту </w:t>
      </w:r>
      <w:r w:rsidR="003D5149">
        <w:t>САУ РЗДРТ</w:t>
      </w:r>
      <w:r w:rsidRPr="00565A8D">
        <w:t>) предназначено для описания:</w:t>
      </w:r>
    </w:p>
    <w:p w14:paraId="1C976BCD" w14:textId="7BF0CA34" w:rsidR="00807801" w:rsidRPr="00807801" w:rsidRDefault="00807801" w:rsidP="00F51EFF">
      <w:pPr>
        <w:pStyle w:val="-"/>
      </w:pPr>
      <w:r w:rsidRPr="00807801">
        <w:t xml:space="preserve">конструкции </w:t>
      </w:r>
      <w:r w:rsidR="003D5149">
        <w:t>САУ РЗДРТ</w:t>
      </w:r>
      <w:r w:rsidRPr="00807801">
        <w:t>;</w:t>
      </w:r>
    </w:p>
    <w:p w14:paraId="780F5297" w14:textId="23A9F5B5" w:rsidR="00807801" w:rsidRPr="00807801" w:rsidRDefault="00B169A3" w:rsidP="00F51EFF">
      <w:pPr>
        <w:pStyle w:val="-"/>
      </w:pPr>
      <w:r>
        <w:t>комплекса ПО САУ РЗДРТ</w:t>
      </w:r>
      <w:r w:rsidR="00807801" w:rsidRPr="00807801">
        <w:t>;</w:t>
      </w:r>
    </w:p>
    <w:p w14:paraId="7EE050C1" w14:textId="7C639A6F" w:rsidR="00807801" w:rsidRPr="00807801" w:rsidRDefault="00807801" w:rsidP="00F51EFF">
      <w:pPr>
        <w:pStyle w:val="-"/>
      </w:pPr>
      <w:r w:rsidRPr="00807801">
        <w:t xml:space="preserve">порядка работы с </w:t>
      </w:r>
      <w:r w:rsidR="003D5149">
        <w:t>САУ РЗДРТ</w:t>
      </w:r>
      <w:r w:rsidRPr="00807801">
        <w:t>.</w:t>
      </w:r>
    </w:p>
    <w:p w14:paraId="2B58B0BA" w14:textId="44F4A883" w:rsidR="00A7692E" w:rsidRPr="006337BC" w:rsidRDefault="00807801" w:rsidP="00A7692E">
      <w:pPr>
        <w:pStyle w:val="afa"/>
      </w:pPr>
      <w:r w:rsidRPr="006337BC">
        <w:t xml:space="preserve">Настоящий документ определяет состав, принципы работы и основные характеристики </w:t>
      </w:r>
      <w:r w:rsidR="003D5149">
        <w:t>САУ РЗДРТ</w:t>
      </w:r>
      <w:r w:rsidRPr="006337BC">
        <w:t>, а также инструкции, необходимые для её правильной эксплуатации.</w:t>
      </w:r>
    </w:p>
    <w:p w14:paraId="1BB87F1B" w14:textId="412530C1" w:rsidR="00807801" w:rsidRPr="006337BC" w:rsidRDefault="00807801" w:rsidP="00F51EFF">
      <w:pPr>
        <w:pStyle w:val="afa"/>
      </w:pPr>
      <w:r w:rsidRPr="006337BC">
        <w:t xml:space="preserve">Документ предназначен для инженерного состава, участвующих в испытаниях </w:t>
      </w:r>
      <w:r w:rsidR="004B0BDB" w:rsidRPr="006337BC">
        <w:t>или</w:t>
      </w:r>
      <w:r w:rsidR="00EE2817">
        <w:t xml:space="preserve"> эксплуатации</w:t>
      </w:r>
      <w:r w:rsidR="004B0BDB" w:rsidRPr="006337BC">
        <w:t xml:space="preserve"> </w:t>
      </w:r>
      <w:r w:rsidR="00AA62EC" w:rsidRPr="00AA62EC">
        <w:t>САУ РЗДР</w:t>
      </w:r>
      <w:r w:rsidR="00556FA2">
        <w:t>Т</w:t>
      </w:r>
      <w:r w:rsidR="003658C6">
        <w:t>.</w:t>
      </w:r>
    </w:p>
    <w:p w14:paraId="0FF0F3AC" w14:textId="4BF0CBC0" w:rsidR="00807801" w:rsidRPr="00B169A3" w:rsidRDefault="00807801" w:rsidP="00F51EFF">
      <w:pPr>
        <w:pStyle w:val="afa"/>
        <w:rPr>
          <w:szCs w:val="28"/>
        </w:rPr>
      </w:pPr>
      <w:r w:rsidRPr="00807801">
        <w:t xml:space="preserve">Для эксплуатации </w:t>
      </w:r>
      <w:r w:rsidR="00AA0A8C">
        <w:t>САУ РЗДРТ</w:t>
      </w:r>
      <w:r w:rsidRPr="00807801">
        <w:t xml:space="preserve"> необходимы навыки работы на персональном компьюте</w:t>
      </w:r>
      <w:r w:rsidR="007E552D">
        <w:t>ре (ПК</w:t>
      </w:r>
      <w:r w:rsidRPr="00807801">
        <w:t xml:space="preserve">) с операционной системой </w:t>
      </w:r>
      <w:r w:rsidRPr="00807801">
        <w:rPr>
          <w:lang w:val="en-US"/>
        </w:rPr>
        <w:t>Microsoft</w:t>
      </w:r>
      <w:r w:rsidRPr="00807801">
        <w:t xml:space="preserve"> </w:t>
      </w:r>
      <w:r w:rsidRPr="00807801">
        <w:rPr>
          <w:lang w:val="en-US"/>
        </w:rPr>
        <w:t>Windows</w:t>
      </w:r>
      <w:r w:rsidRPr="00807801">
        <w:t xml:space="preserve">, работы с электроизмерительным оборудованием, а также представление о работе </w:t>
      </w:r>
      <w:r w:rsidR="003D5149" w:rsidRPr="00B169A3">
        <w:rPr>
          <w:szCs w:val="28"/>
        </w:rPr>
        <w:t>шаговых двигателей</w:t>
      </w:r>
      <w:r w:rsidR="00A71606">
        <w:rPr>
          <w:szCs w:val="28"/>
        </w:rPr>
        <w:t xml:space="preserve"> (ШД)</w:t>
      </w:r>
      <w:r w:rsidRPr="00B169A3">
        <w:rPr>
          <w:szCs w:val="28"/>
        </w:rPr>
        <w:t>.</w:t>
      </w:r>
    </w:p>
    <w:p w14:paraId="2197A4B0" w14:textId="77777777" w:rsidR="00A7692E" w:rsidRPr="00807801" w:rsidRDefault="00A7692E" w:rsidP="00F51EFF">
      <w:pPr>
        <w:pStyle w:val="afa"/>
      </w:pPr>
    </w:p>
    <w:p w14:paraId="31E79AAB" w14:textId="77777777" w:rsidR="00B062B4" w:rsidRPr="00B062B4" w:rsidRDefault="00B062B4" w:rsidP="007A5D99">
      <w:pPr>
        <w:pStyle w:val="12"/>
      </w:pPr>
      <w:bookmarkStart w:id="15" w:name="_Toc276376418"/>
      <w:bookmarkStart w:id="16" w:name="_Toc342851217"/>
      <w:bookmarkStart w:id="17" w:name="_Toc178600258"/>
      <w:r w:rsidRPr="00790A7E">
        <w:lastRenderedPageBreak/>
        <w:t>Описание</w:t>
      </w:r>
      <w:r w:rsidRPr="00B062B4">
        <w:t xml:space="preserve"> и работа</w:t>
      </w:r>
      <w:bookmarkEnd w:id="15"/>
      <w:bookmarkEnd w:id="16"/>
      <w:bookmarkEnd w:id="17"/>
    </w:p>
    <w:p w14:paraId="38483E2F" w14:textId="10B104EE" w:rsidR="00B062B4" w:rsidRPr="00790A7E" w:rsidRDefault="00B062B4" w:rsidP="007A5D99">
      <w:pPr>
        <w:pStyle w:val="20"/>
      </w:pPr>
      <w:bookmarkStart w:id="18" w:name="_Toc178600259"/>
      <w:r w:rsidRPr="00790A7E">
        <w:t xml:space="preserve">Назначение </w:t>
      </w:r>
      <w:r w:rsidR="000C61A6">
        <w:t>САУ РЗДРТ</w:t>
      </w:r>
      <w:bookmarkEnd w:id="18"/>
    </w:p>
    <w:p w14:paraId="71EB80DC" w14:textId="7974166E" w:rsidR="00B062B4" w:rsidRDefault="00A7692E" w:rsidP="00EC7299">
      <w:pPr>
        <w:pStyle w:val="afa"/>
      </w:pPr>
      <w:r>
        <w:t>САУ РЗДРТ</w:t>
      </w:r>
      <w:r w:rsidR="00A91629">
        <w:t xml:space="preserve"> состоит из блока коммутации и блоков контроллеров. Блок коммутации служит для связи ПК и блоков контроллеров. Блоки контроллеров необходимы для управления ШД. Сама САУ</w:t>
      </w:r>
      <w:r w:rsidR="00556FA2">
        <w:t xml:space="preserve"> РЗДРТ</w:t>
      </w:r>
      <w:r>
        <w:t xml:space="preserve"> </w:t>
      </w:r>
      <w:r w:rsidRPr="008231F9">
        <w:t>предназначен</w:t>
      </w:r>
      <w:r>
        <w:t>а</w:t>
      </w:r>
      <w:r w:rsidRPr="008231F9">
        <w:t xml:space="preserve"> для </w:t>
      </w:r>
      <w:r w:rsidR="00EC7299">
        <w:t xml:space="preserve">удалённого </w:t>
      </w:r>
      <w:r>
        <w:t>управления</w:t>
      </w:r>
      <w:r w:rsidR="00EE2817" w:rsidRPr="00EE2817">
        <w:t xml:space="preserve"> </w:t>
      </w:r>
      <w:r w:rsidR="00EE2817">
        <w:t xml:space="preserve">при помощи </w:t>
      </w:r>
      <w:r w:rsidR="00EC7299">
        <w:t>программного</w:t>
      </w:r>
      <w:r w:rsidR="00EE2817">
        <w:t xml:space="preserve"> </w:t>
      </w:r>
      <w:r w:rsidR="00EC7299">
        <w:t>обеспечения</w:t>
      </w:r>
      <w:r w:rsidR="00EE2817">
        <w:t>, разработанного в</w:t>
      </w:r>
      <w:r w:rsidR="00EC7299">
        <w:t xml:space="preserve"> среде программирования «</w:t>
      </w:r>
      <w:r w:rsidR="00EC7299">
        <w:rPr>
          <w:lang w:val="en-US"/>
        </w:rPr>
        <w:t>LabVIEW</w:t>
      </w:r>
      <w:r w:rsidR="00EC7299">
        <w:t>»,</w:t>
      </w:r>
      <w:r w:rsidR="00EE2817" w:rsidRPr="00C03435">
        <w:t xml:space="preserve"> шаговыми двигателями</w:t>
      </w:r>
      <w:r w:rsidR="00EE2817">
        <w:t xml:space="preserve"> </w:t>
      </w:r>
      <w:r w:rsidR="00EE2817" w:rsidRPr="00C03435">
        <w:t xml:space="preserve">калибровочного рентгеновского стенда </w:t>
      </w:r>
      <w:r w:rsidR="00EE2817">
        <w:t>«</w:t>
      </w:r>
      <w:r w:rsidR="00EE2817" w:rsidRPr="00C03435">
        <w:t>РЭКС</w:t>
      </w:r>
      <w:r w:rsidR="00EE2817">
        <w:t xml:space="preserve">». </w:t>
      </w:r>
      <w:r w:rsidR="00EC7299">
        <w:t xml:space="preserve"> ШД </w:t>
      </w:r>
      <w:r w:rsidR="00057C5D">
        <w:t>служат</w:t>
      </w:r>
      <w:r w:rsidR="00EC7299">
        <w:t xml:space="preserve"> для выбора </w:t>
      </w:r>
      <w:r w:rsidR="00CB0C78">
        <w:t>положения рентгеновских зеркал, детекторов и рентгеновских трубок</w:t>
      </w:r>
      <w:r w:rsidR="00B062B4" w:rsidRPr="001D549E">
        <w:t>.</w:t>
      </w:r>
    </w:p>
    <w:p w14:paraId="46FA1CB3" w14:textId="154BEB8A" w:rsidR="001168A5" w:rsidRPr="007A2849" w:rsidRDefault="001168A5" w:rsidP="001168A5">
      <w:pPr>
        <w:pStyle w:val="20"/>
      </w:pPr>
      <w:bookmarkStart w:id="19" w:name="_Toc178600260"/>
      <w:r>
        <w:t>Технические характеристики</w:t>
      </w:r>
      <w:bookmarkEnd w:id="19"/>
    </w:p>
    <w:p w14:paraId="55F7CC03" w14:textId="2D7E69A1" w:rsidR="00576AE4" w:rsidRPr="00A91629" w:rsidRDefault="00C50501" w:rsidP="001168A5">
      <w:pPr>
        <w:pStyle w:val="3"/>
      </w:pPr>
      <w:r w:rsidRPr="00A91629">
        <w:t>САУ РЗДРТ</w:t>
      </w:r>
      <w:r w:rsidR="001168A5" w:rsidRPr="00A91629">
        <w:t xml:space="preserve"> имеет следующие технические характеристики</w:t>
      </w:r>
      <w:r w:rsidR="00576AE4" w:rsidRPr="00A91629">
        <w:t>:</w:t>
      </w:r>
    </w:p>
    <w:p w14:paraId="2D23153B" w14:textId="1BC8FBB4" w:rsidR="00576AE4" w:rsidRPr="00A91629" w:rsidRDefault="00C50501" w:rsidP="00F51EFF">
      <w:pPr>
        <w:pStyle w:val="-"/>
      </w:pPr>
      <w:r w:rsidRPr="00A91629">
        <w:rPr>
          <w:sz w:val="26"/>
          <w:szCs w:val="26"/>
        </w:rPr>
        <w:t>напряжение питания</w:t>
      </w:r>
      <w:r w:rsidR="000C61A6" w:rsidRPr="00A91629">
        <w:rPr>
          <w:sz w:val="26"/>
          <w:szCs w:val="26"/>
        </w:rPr>
        <w:t xml:space="preserve"> </w:t>
      </w:r>
      <w:r w:rsidR="00481553" w:rsidRPr="00A91629">
        <w:rPr>
          <w:sz w:val="26"/>
          <w:szCs w:val="26"/>
        </w:rPr>
        <w:t>САУ РЗДРТ</w:t>
      </w:r>
      <w:r w:rsidR="000C61A6" w:rsidRPr="00A91629">
        <w:tab/>
      </w:r>
      <w:r w:rsidR="00A91629" w:rsidRPr="00CE3327">
        <w:tab/>
      </w:r>
      <w:r w:rsidR="00A91629" w:rsidRPr="00A91629">
        <w:tab/>
      </w:r>
      <w:r w:rsidR="00A91629" w:rsidRPr="00A91629">
        <w:tab/>
      </w:r>
      <w:r w:rsidR="00A91629" w:rsidRPr="00A91629">
        <w:tab/>
      </w:r>
      <w:r w:rsidRPr="00A91629">
        <w:t>+(12</w:t>
      </w:r>
      <w:r w:rsidR="00576AE4" w:rsidRPr="00A91629">
        <w:t>±</w:t>
      </w:r>
      <w:r w:rsidRPr="00A91629">
        <w:t>1</w:t>
      </w:r>
      <w:r w:rsidR="00576AE4" w:rsidRPr="00A91629">
        <w:t>)</w:t>
      </w:r>
      <w:r w:rsidR="004D0634">
        <w:t xml:space="preserve"> </w:t>
      </w:r>
      <w:proofErr w:type="gramStart"/>
      <w:r w:rsidR="00576AE4" w:rsidRPr="00A91629">
        <w:t>В</w:t>
      </w:r>
      <w:proofErr w:type="gramEnd"/>
      <w:r w:rsidR="00576AE4" w:rsidRPr="00A91629">
        <w:t>;</w:t>
      </w:r>
    </w:p>
    <w:p w14:paraId="227C40E3" w14:textId="47B9EB48" w:rsidR="00A84704" w:rsidRPr="00A91629" w:rsidRDefault="00C50501" w:rsidP="00F51EFF">
      <w:pPr>
        <w:pStyle w:val="-"/>
      </w:pPr>
      <w:r w:rsidRPr="00A91629">
        <w:rPr>
          <w:sz w:val="26"/>
          <w:szCs w:val="26"/>
        </w:rPr>
        <w:t>ток потребления</w:t>
      </w:r>
      <w:r w:rsidR="000C61A6" w:rsidRPr="00A91629">
        <w:rPr>
          <w:sz w:val="26"/>
          <w:szCs w:val="26"/>
        </w:rPr>
        <w:t xml:space="preserve"> </w:t>
      </w:r>
      <w:r w:rsidR="00481553" w:rsidRPr="00A91629">
        <w:rPr>
          <w:sz w:val="26"/>
          <w:szCs w:val="26"/>
        </w:rPr>
        <w:t>САУ РЗДРТ</w:t>
      </w:r>
      <w:r w:rsidRPr="00A91629">
        <w:tab/>
      </w:r>
      <w:r w:rsidR="00481553" w:rsidRPr="00A91629">
        <w:tab/>
      </w:r>
      <w:r w:rsidR="00A91629" w:rsidRPr="00A91629">
        <w:tab/>
      </w:r>
      <w:r w:rsidR="00A91629" w:rsidRPr="00A91629">
        <w:tab/>
      </w:r>
      <w:r w:rsidR="00A91629" w:rsidRPr="00A91629">
        <w:tab/>
      </w:r>
      <w:r w:rsidRPr="00A91629">
        <w:t xml:space="preserve">не более </w:t>
      </w:r>
      <w:r w:rsidR="00CE3327" w:rsidRPr="00A91629">
        <w:t>6</w:t>
      </w:r>
      <w:r w:rsidRPr="00A91629">
        <w:t xml:space="preserve"> </w:t>
      </w:r>
      <w:proofErr w:type="gramStart"/>
      <w:r w:rsidR="00576AE4" w:rsidRPr="00A91629">
        <w:t>А</w:t>
      </w:r>
      <w:proofErr w:type="gramEnd"/>
      <w:r w:rsidR="00576AE4" w:rsidRPr="00A91629">
        <w:t>;</w:t>
      </w:r>
    </w:p>
    <w:p w14:paraId="1E5A7BAA" w14:textId="6097C2E2" w:rsidR="00576AE4" w:rsidRPr="00A91629" w:rsidRDefault="00A84704" w:rsidP="00F51EFF">
      <w:pPr>
        <w:pStyle w:val="-"/>
      </w:pPr>
      <w:r w:rsidRPr="00A91629">
        <w:rPr>
          <w:sz w:val="26"/>
          <w:szCs w:val="26"/>
        </w:rPr>
        <w:t>габариты</w:t>
      </w:r>
      <w:r w:rsidR="00CE3327" w:rsidRPr="00A91629">
        <w:rPr>
          <w:sz w:val="26"/>
          <w:szCs w:val="26"/>
        </w:rPr>
        <w:t xml:space="preserve"> блока коммутации </w:t>
      </w:r>
      <w:r w:rsidR="000C715F" w:rsidRPr="00A91629">
        <w:rPr>
          <w:sz w:val="26"/>
          <w:szCs w:val="26"/>
        </w:rPr>
        <w:t>А1317-Л2800.80.25</w:t>
      </w:r>
      <w:r w:rsidR="000A4F37" w:rsidRPr="00A91629">
        <w:rPr>
          <w:sz w:val="26"/>
          <w:szCs w:val="26"/>
        </w:rPr>
        <w:t>.1</w:t>
      </w:r>
      <w:r w:rsidR="000C715F" w:rsidRPr="00A91629">
        <w:rPr>
          <w:sz w:val="26"/>
          <w:szCs w:val="26"/>
        </w:rPr>
        <w:t>00</w:t>
      </w:r>
      <w:r w:rsidR="00A91629" w:rsidRPr="00A91629">
        <w:tab/>
      </w:r>
      <w:r w:rsidR="000A4F37" w:rsidRPr="00A91629">
        <w:rPr>
          <w:rFonts w:eastAsia="Calibri"/>
        </w:rPr>
        <w:t>213х117х33</w:t>
      </w:r>
      <w:r w:rsidRPr="00A91629">
        <w:rPr>
          <w:rFonts w:eastAsia="Calibri"/>
        </w:rPr>
        <w:t xml:space="preserve"> мм;</w:t>
      </w:r>
    </w:p>
    <w:p w14:paraId="4BA08EB0" w14:textId="3F1986CC" w:rsidR="00A84704" w:rsidRPr="00A91629" w:rsidRDefault="000C715F" w:rsidP="00F51EFF">
      <w:pPr>
        <w:pStyle w:val="-"/>
      </w:pPr>
      <w:r w:rsidRPr="00A91629">
        <w:rPr>
          <w:sz w:val="26"/>
          <w:szCs w:val="26"/>
        </w:rPr>
        <w:t xml:space="preserve">масса </w:t>
      </w:r>
      <w:r w:rsidR="00CE3327" w:rsidRPr="00A91629">
        <w:rPr>
          <w:sz w:val="26"/>
          <w:szCs w:val="26"/>
        </w:rPr>
        <w:t xml:space="preserve">блока коммутации </w:t>
      </w:r>
      <w:r w:rsidRPr="00A91629">
        <w:rPr>
          <w:sz w:val="26"/>
          <w:szCs w:val="26"/>
        </w:rPr>
        <w:t>А1317-Л2800.80.25</w:t>
      </w:r>
      <w:r w:rsidR="000A4F37" w:rsidRPr="00A91629">
        <w:rPr>
          <w:sz w:val="26"/>
          <w:szCs w:val="26"/>
        </w:rPr>
        <w:t>.100</w:t>
      </w:r>
      <w:r w:rsidR="00A91629" w:rsidRPr="00A91629">
        <w:tab/>
      </w:r>
      <w:r w:rsidR="00A91629" w:rsidRPr="00CE3327">
        <w:tab/>
      </w:r>
      <w:r w:rsidRPr="00A91629">
        <w:t>0</w:t>
      </w:r>
      <w:r w:rsidR="00CE3327" w:rsidRPr="00A91629">
        <w:t>,75</w:t>
      </w:r>
      <w:r w:rsidR="005629BC" w:rsidRPr="00A91629">
        <w:t xml:space="preserve"> </w:t>
      </w:r>
      <w:r w:rsidR="00A84704" w:rsidRPr="00A91629">
        <w:t>кг;</w:t>
      </w:r>
    </w:p>
    <w:p w14:paraId="728D98EB" w14:textId="63DBC5AF" w:rsidR="000A4F37" w:rsidRPr="00A91629" w:rsidRDefault="000A4F37" w:rsidP="000A4F37">
      <w:pPr>
        <w:pStyle w:val="-"/>
      </w:pPr>
      <w:r w:rsidRPr="00A91629">
        <w:rPr>
          <w:sz w:val="26"/>
          <w:szCs w:val="26"/>
        </w:rPr>
        <w:t xml:space="preserve">габариты </w:t>
      </w:r>
      <w:r w:rsidR="00CE3327" w:rsidRPr="00A91629">
        <w:rPr>
          <w:sz w:val="26"/>
          <w:szCs w:val="26"/>
        </w:rPr>
        <w:t xml:space="preserve">блока контроллеров </w:t>
      </w:r>
      <w:r w:rsidRPr="00A91629">
        <w:rPr>
          <w:sz w:val="26"/>
          <w:szCs w:val="26"/>
        </w:rPr>
        <w:t>А1317-Л2800.80.25.300</w:t>
      </w:r>
      <w:r w:rsidR="00A91629" w:rsidRPr="00A91629">
        <w:tab/>
      </w:r>
      <w:r w:rsidRPr="00A91629">
        <w:rPr>
          <w:rFonts w:eastAsia="Calibri"/>
        </w:rPr>
        <w:t>290х117х48 мм;</w:t>
      </w:r>
    </w:p>
    <w:p w14:paraId="3D3058CC" w14:textId="665862C6" w:rsidR="000A4F37" w:rsidRPr="00A91629" w:rsidRDefault="000A4F37" w:rsidP="000A4F37">
      <w:pPr>
        <w:pStyle w:val="-"/>
      </w:pPr>
      <w:r w:rsidRPr="00A91629">
        <w:t xml:space="preserve">масса </w:t>
      </w:r>
      <w:r w:rsidR="00CE3327" w:rsidRPr="00A91629">
        <w:t xml:space="preserve">блока контроллеров </w:t>
      </w:r>
      <w:r w:rsidRPr="00A91629">
        <w:t>А1317-Л2800.80.25</w:t>
      </w:r>
      <w:r w:rsidR="00A91629" w:rsidRPr="00A91629">
        <w:t>.300</w:t>
      </w:r>
      <w:r w:rsidR="00A91629" w:rsidRPr="00A91629">
        <w:tab/>
      </w:r>
      <w:r w:rsidR="00CE3327" w:rsidRPr="00A91629">
        <w:t>1,2</w:t>
      </w:r>
      <w:r w:rsidRPr="00A91629">
        <w:t xml:space="preserve"> кг;</w:t>
      </w:r>
    </w:p>
    <w:p w14:paraId="49F9085D" w14:textId="6EA5E302" w:rsidR="000A4F37" w:rsidRDefault="000A4F37" w:rsidP="000A4F37">
      <w:pPr>
        <w:spacing w:line="360" w:lineRule="auto"/>
        <w:ind w:firstLine="1361"/>
        <w:jc w:val="both"/>
        <w:rPr>
          <w:sz w:val="28"/>
          <w:szCs w:val="28"/>
        </w:rPr>
      </w:pPr>
      <w:r w:rsidRPr="000A4F37">
        <w:rPr>
          <w:sz w:val="28"/>
          <w:szCs w:val="28"/>
        </w:rPr>
        <w:t xml:space="preserve">Для </w:t>
      </w:r>
      <w:r w:rsidR="00CE3327">
        <w:rPr>
          <w:sz w:val="28"/>
          <w:szCs w:val="28"/>
        </w:rPr>
        <w:t>управления</w:t>
      </w:r>
      <w:r w:rsidRPr="000A4F37">
        <w:rPr>
          <w:sz w:val="28"/>
          <w:szCs w:val="28"/>
        </w:rPr>
        <w:t xml:space="preserve"> САУ РЗДРТ необходимо обеспечить следующие </w:t>
      </w:r>
      <w:r w:rsidR="00CE3327">
        <w:rPr>
          <w:sz w:val="28"/>
          <w:szCs w:val="28"/>
        </w:rPr>
        <w:t>характеристики ПК</w:t>
      </w:r>
      <w:r w:rsidRPr="000A4F37">
        <w:rPr>
          <w:sz w:val="28"/>
          <w:szCs w:val="28"/>
        </w:rPr>
        <w:t>:</w:t>
      </w:r>
    </w:p>
    <w:p w14:paraId="1367ED81" w14:textId="0B1AD0A6" w:rsidR="000A4F37" w:rsidRDefault="00CF4D29" w:rsidP="000A4F37">
      <w:pPr>
        <w:pStyle w:val="-"/>
      </w:pPr>
      <w:r w:rsidRPr="000A4F37">
        <w:rPr>
          <w:szCs w:val="28"/>
        </w:rPr>
        <w:t xml:space="preserve">процессор – </w:t>
      </w:r>
      <w:r>
        <w:rPr>
          <w:szCs w:val="28"/>
          <w:lang w:val="en-US"/>
        </w:rPr>
        <w:t>intel</w:t>
      </w:r>
      <w:r w:rsidRPr="00CF4D29">
        <w:rPr>
          <w:szCs w:val="28"/>
        </w:rPr>
        <w:t xml:space="preserve"> </w:t>
      </w:r>
      <w:r>
        <w:rPr>
          <w:szCs w:val="28"/>
          <w:lang w:val="en-US"/>
        </w:rPr>
        <w:t>core</w:t>
      </w:r>
      <w:r w:rsidRPr="00CF4D29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i</w:t>
      </w:r>
      <w:proofErr w:type="spellEnd"/>
      <w:r w:rsidRPr="00CF4D29">
        <w:rPr>
          <w:szCs w:val="28"/>
        </w:rPr>
        <w:t>3</w:t>
      </w:r>
      <w:r w:rsidRPr="000A4F37">
        <w:rPr>
          <w:szCs w:val="28"/>
        </w:rPr>
        <w:t xml:space="preserve"> с тактовой частотой 2</w:t>
      </w:r>
      <w:r w:rsidRPr="00CF4D29">
        <w:rPr>
          <w:szCs w:val="28"/>
        </w:rPr>
        <w:t>.2</w:t>
      </w:r>
      <w:r w:rsidR="00A91629">
        <w:rPr>
          <w:szCs w:val="28"/>
        </w:rPr>
        <w:t xml:space="preserve"> ГГц или выше</w:t>
      </w:r>
      <w:r w:rsidRPr="000A4F37">
        <w:rPr>
          <w:szCs w:val="28"/>
        </w:rPr>
        <w:t>;</w:t>
      </w:r>
    </w:p>
    <w:p w14:paraId="31921CD6" w14:textId="76404D05" w:rsidR="00CF4D29" w:rsidRPr="000A4F37" w:rsidRDefault="00CF4D29" w:rsidP="00CF4D29">
      <w:pPr>
        <w:pStyle w:val="-"/>
      </w:pPr>
      <w:r>
        <w:t xml:space="preserve">память – 2 ГБ </w:t>
      </w:r>
      <w:r w:rsidRPr="000A4F37">
        <w:t>ОЗУ (минимум);</w:t>
      </w:r>
    </w:p>
    <w:p w14:paraId="36239230" w14:textId="77777777" w:rsidR="00CF4D29" w:rsidRPr="000A4F37" w:rsidRDefault="00CF4D29" w:rsidP="00CF4D29">
      <w:pPr>
        <w:pStyle w:val="-"/>
      </w:pPr>
      <w:r w:rsidRPr="000A4F37">
        <w:t>монитор – SVGA с возможностью задать разрешение экрана 1024 x 768 при частоте обновления экрана 60 Гц или выше;</w:t>
      </w:r>
    </w:p>
    <w:p w14:paraId="72111DDE" w14:textId="624F2DA7" w:rsidR="00CF4D29" w:rsidRPr="000A4F37" w:rsidRDefault="00CF4D29" w:rsidP="00CF4D29">
      <w:pPr>
        <w:pStyle w:val="-"/>
      </w:pPr>
      <w:r w:rsidRPr="000A4F37">
        <w:t>ви</w:t>
      </w:r>
      <w:r>
        <w:t>деоадаптер – с объемом памяти 2 ГБ</w:t>
      </w:r>
      <w:r w:rsidRPr="000A4F37">
        <w:t xml:space="preserve"> или более;</w:t>
      </w:r>
    </w:p>
    <w:p w14:paraId="185310DB" w14:textId="00CDC945" w:rsidR="00CF4D29" w:rsidRPr="000A4F37" w:rsidRDefault="00CF4D29" w:rsidP="00CF4D29">
      <w:pPr>
        <w:pStyle w:val="-"/>
      </w:pPr>
      <w:r w:rsidRPr="000A4F37">
        <w:t xml:space="preserve">место на жестком диске – </w:t>
      </w:r>
      <w:r w:rsidR="00A91629">
        <w:t>500 МБ</w:t>
      </w:r>
      <w:r w:rsidRPr="000A4F37">
        <w:t>;</w:t>
      </w:r>
    </w:p>
    <w:p w14:paraId="16751DA9" w14:textId="42034E8F" w:rsidR="00CF4D29" w:rsidRDefault="00CF4D29" w:rsidP="00CF4D29">
      <w:pPr>
        <w:pStyle w:val="-"/>
      </w:pPr>
      <w:r w:rsidRPr="000A4F37">
        <w:t>устройство вв</w:t>
      </w:r>
      <w:r w:rsidR="00CE3327">
        <w:t>ода информации – клавиатура</w:t>
      </w:r>
      <w:r w:rsidRPr="000A4F37">
        <w:t>;</w:t>
      </w:r>
    </w:p>
    <w:p w14:paraId="5CBD448C" w14:textId="38C1487C" w:rsidR="00CF4D29" w:rsidRPr="00CF4D29" w:rsidRDefault="00CF4D29" w:rsidP="00CF4D29">
      <w:pPr>
        <w:pStyle w:val="-"/>
      </w:pPr>
      <w:r w:rsidRPr="000A4F37">
        <w:t>указывающее устройство –</w:t>
      </w:r>
      <w:r w:rsidR="00CE3327">
        <w:t xml:space="preserve"> </w:t>
      </w:r>
      <w:r w:rsidRPr="000A4F37">
        <w:t>мышь</w:t>
      </w:r>
      <w:r>
        <w:t>;</w:t>
      </w:r>
    </w:p>
    <w:p w14:paraId="185B1C87" w14:textId="13E0B50A" w:rsidR="00CF4D29" w:rsidRPr="00CF4D29" w:rsidRDefault="00CF4D29" w:rsidP="004238B8">
      <w:pPr>
        <w:pStyle w:val="-"/>
      </w:pPr>
      <w:proofErr w:type="gramStart"/>
      <w:r w:rsidRPr="000A4F37">
        <w:rPr>
          <w:szCs w:val="28"/>
          <w:lang w:val="en-US"/>
        </w:rPr>
        <w:t>1</w:t>
      </w:r>
      <w:proofErr w:type="gramEnd"/>
      <w:r w:rsidRPr="000A4F37">
        <w:rPr>
          <w:szCs w:val="28"/>
          <w:lang w:val="en-US"/>
        </w:rPr>
        <w:t xml:space="preserve"> COM-</w:t>
      </w:r>
      <w:r w:rsidRPr="000A4F37">
        <w:rPr>
          <w:szCs w:val="28"/>
        </w:rPr>
        <w:t>порт</w:t>
      </w:r>
      <w:r w:rsidRPr="004238B8">
        <w:rPr>
          <w:szCs w:val="28"/>
        </w:rPr>
        <w:t>.</w:t>
      </w:r>
    </w:p>
    <w:p w14:paraId="38BD1C23" w14:textId="6D75B2DC" w:rsidR="00576AE4" w:rsidRDefault="001E467A" w:rsidP="00BC5243">
      <w:pPr>
        <w:pStyle w:val="20"/>
      </w:pPr>
      <w:bookmarkStart w:id="20" w:name="_Toc178600261"/>
      <w:r>
        <w:lastRenderedPageBreak/>
        <w:t>Состав и</w:t>
      </w:r>
      <w:r w:rsidR="00D110FE">
        <w:t>зделия</w:t>
      </w:r>
      <w:bookmarkEnd w:id="20"/>
    </w:p>
    <w:p w14:paraId="3BCC9DDC" w14:textId="0A8ED44A" w:rsidR="00301EF5" w:rsidRDefault="001E467A" w:rsidP="00301EF5">
      <w:pPr>
        <w:pStyle w:val="afa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6CA1F0D0" wp14:editId="5A541309">
            <wp:simplePos x="0" y="0"/>
            <wp:positionH relativeFrom="margin">
              <wp:posOffset>9525</wp:posOffset>
            </wp:positionH>
            <wp:positionV relativeFrom="paragraph">
              <wp:posOffset>438150</wp:posOffset>
            </wp:positionV>
            <wp:extent cx="6496050" cy="3975100"/>
            <wp:effectExtent l="0" t="0" r="0" b="635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1EF5">
        <w:t xml:space="preserve">Общий вид САУ РЗДРТ показан на </w:t>
      </w:r>
      <w:r w:rsidR="00301EF5">
        <w:fldChar w:fldCharType="begin"/>
      </w:r>
      <w:r w:rsidR="00301EF5">
        <w:instrText xml:space="preserve"> REF  _Ref144212230 \* Lower \h </w:instrText>
      </w:r>
      <w:r w:rsidR="00301EF5">
        <w:fldChar w:fldCharType="separate"/>
      </w:r>
      <w:r w:rsidR="003A2F7D">
        <w:t xml:space="preserve">рисунок </w:t>
      </w:r>
      <w:r w:rsidR="003A2F7D">
        <w:rPr>
          <w:noProof/>
        </w:rPr>
        <w:t>1</w:t>
      </w:r>
      <w:r w:rsidR="00301EF5">
        <w:fldChar w:fldCharType="end"/>
      </w:r>
      <w:r w:rsidR="00301EF5">
        <w:t xml:space="preserve"> .</w:t>
      </w:r>
    </w:p>
    <w:p w14:paraId="5FB0683A" w14:textId="66087A16" w:rsidR="00301EF5" w:rsidRPr="00301EF5" w:rsidRDefault="00301EF5" w:rsidP="00C528F9">
      <w:pPr>
        <w:pStyle w:val="-"/>
        <w:numPr>
          <w:ilvl w:val="0"/>
          <w:numId w:val="0"/>
        </w:numPr>
        <w:jc w:val="center"/>
      </w:pPr>
      <w:bookmarkStart w:id="21" w:name="_Ref144212230"/>
      <w:r>
        <w:t xml:space="preserve">Рисунок </w:t>
      </w:r>
      <w:r w:rsidR="003F7C7D">
        <w:fldChar w:fldCharType="begin"/>
      </w:r>
      <w:r w:rsidR="003F7C7D">
        <w:instrText xml:space="preserve"> SEQ Рисунок \* ARABIC </w:instrText>
      </w:r>
      <w:r w:rsidR="003F7C7D">
        <w:fldChar w:fldCharType="separate"/>
      </w:r>
      <w:r w:rsidR="003A2F7D">
        <w:rPr>
          <w:noProof/>
        </w:rPr>
        <w:t>1</w:t>
      </w:r>
      <w:r w:rsidR="003F7C7D">
        <w:rPr>
          <w:noProof/>
        </w:rPr>
        <w:fldChar w:fldCharType="end"/>
      </w:r>
      <w:bookmarkEnd w:id="21"/>
      <w:r>
        <w:t xml:space="preserve"> – САУ РЗДРТ. Общий вид</w:t>
      </w:r>
    </w:p>
    <w:p w14:paraId="554278B9" w14:textId="428DDDC2" w:rsidR="00DD461E" w:rsidRPr="00DD461E" w:rsidRDefault="00DD461E" w:rsidP="00DD461E">
      <w:pPr>
        <w:pStyle w:val="3"/>
      </w:pPr>
      <w:r>
        <w:t xml:space="preserve">В состав </w:t>
      </w:r>
      <w:r w:rsidR="00301EF5">
        <w:t>САУ</w:t>
      </w:r>
      <w:r>
        <w:t xml:space="preserve"> </w:t>
      </w:r>
      <w:r w:rsidR="00556FA2">
        <w:t xml:space="preserve">РЗДРТ </w:t>
      </w:r>
      <w:r>
        <w:t>вход</w:t>
      </w:r>
      <w:r w:rsidR="00A76732">
        <w:t>и</w:t>
      </w:r>
      <w:r>
        <w:t>т:</w:t>
      </w:r>
    </w:p>
    <w:p w14:paraId="49ED2A8E" w14:textId="2B01BE73" w:rsidR="00576AE4" w:rsidRDefault="00213C8B" w:rsidP="000178BB">
      <w:pPr>
        <w:pStyle w:val="-"/>
        <w:numPr>
          <w:ilvl w:val="0"/>
          <w:numId w:val="21"/>
        </w:numPr>
      </w:pPr>
      <w:r>
        <w:t>блок коммутации</w:t>
      </w:r>
      <w:r w:rsidR="00CE4F40">
        <w:t xml:space="preserve"> А1317-Л2800.80.25.100</w:t>
      </w:r>
      <w:r w:rsidR="00576AE4">
        <w:t>;</w:t>
      </w:r>
    </w:p>
    <w:p w14:paraId="6044C3C7" w14:textId="0557DA7D" w:rsidR="006D215D" w:rsidRDefault="00213C8B" w:rsidP="000178BB">
      <w:pPr>
        <w:pStyle w:val="-"/>
        <w:numPr>
          <w:ilvl w:val="0"/>
          <w:numId w:val="21"/>
        </w:numPr>
      </w:pPr>
      <w:r>
        <w:t>блок контроллеров</w:t>
      </w:r>
      <w:r w:rsidR="006D215D" w:rsidRPr="006D215D">
        <w:t xml:space="preserve"> </w:t>
      </w:r>
      <w:r w:rsidR="006D215D">
        <w:t>А1317-Л2800.80.</w:t>
      </w:r>
      <w:r w:rsidR="00CE4F40" w:rsidRPr="00CE4F40">
        <w:t xml:space="preserve"> </w:t>
      </w:r>
      <w:r w:rsidR="00CE4F40">
        <w:t>25.300</w:t>
      </w:r>
      <w:r w:rsidR="006D215D">
        <w:t>;</w:t>
      </w:r>
    </w:p>
    <w:p w14:paraId="12FC5173" w14:textId="245CE042" w:rsidR="00CE4F40" w:rsidRDefault="00CE4F40" w:rsidP="000178BB">
      <w:pPr>
        <w:pStyle w:val="-"/>
        <w:numPr>
          <w:ilvl w:val="0"/>
          <w:numId w:val="21"/>
        </w:numPr>
      </w:pPr>
      <w:r>
        <w:t>блок контроллеров</w:t>
      </w:r>
      <w:r w:rsidRPr="006D215D">
        <w:t xml:space="preserve"> </w:t>
      </w:r>
      <w:r>
        <w:t>А1317-Л2800.80.</w:t>
      </w:r>
      <w:r w:rsidRPr="00CE4F40">
        <w:t xml:space="preserve"> </w:t>
      </w:r>
      <w:r>
        <w:t>25.300-01;</w:t>
      </w:r>
    </w:p>
    <w:p w14:paraId="770CF4AE" w14:textId="77777777" w:rsidR="000178BB" w:rsidRDefault="000178BB" w:rsidP="000178BB">
      <w:pPr>
        <w:pStyle w:val="-"/>
        <w:numPr>
          <w:ilvl w:val="0"/>
          <w:numId w:val="21"/>
        </w:numPr>
      </w:pPr>
      <w:r>
        <w:t>жгут блока коммутации А1317-Л2800.80.</w:t>
      </w:r>
      <w:r w:rsidRPr="00CE4F40">
        <w:t xml:space="preserve"> </w:t>
      </w:r>
      <w:r>
        <w:t>25.310;</w:t>
      </w:r>
    </w:p>
    <w:p w14:paraId="4713AD4C" w14:textId="77777777" w:rsidR="000178BB" w:rsidRDefault="000178BB" w:rsidP="000178BB">
      <w:pPr>
        <w:pStyle w:val="-"/>
        <w:numPr>
          <w:ilvl w:val="0"/>
          <w:numId w:val="21"/>
        </w:numPr>
      </w:pPr>
      <w:r>
        <w:t>жгут блока коммутации А1317-Л2800.80.</w:t>
      </w:r>
      <w:r w:rsidRPr="00CE4F40">
        <w:t xml:space="preserve"> </w:t>
      </w:r>
      <w:r>
        <w:t>25.310-01;</w:t>
      </w:r>
    </w:p>
    <w:p w14:paraId="58EC20A3" w14:textId="77777777" w:rsidR="000178BB" w:rsidRDefault="000178BB" w:rsidP="000178BB">
      <w:pPr>
        <w:pStyle w:val="-"/>
        <w:numPr>
          <w:ilvl w:val="0"/>
          <w:numId w:val="21"/>
        </w:numPr>
      </w:pPr>
      <w:r>
        <w:t>жгут блока коммутации А1317-Л2800.80.</w:t>
      </w:r>
      <w:r w:rsidRPr="00CE4F40">
        <w:t xml:space="preserve"> </w:t>
      </w:r>
      <w:r>
        <w:t>25.310-02;</w:t>
      </w:r>
    </w:p>
    <w:p w14:paraId="1A140F35" w14:textId="6680E2B6" w:rsidR="000178BB" w:rsidRDefault="000178BB" w:rsidP="000178BB">
      <w:pPr>
        <w:pStyle w:val="-"/>
        <w:numPr>
          <w:ilvl w:val="0"/>
          <w:numId w:val="21"/>
        </w:numPr>
      </w:pPr>
      <w:r>
        <w:t>жгут блока коммутации А1317-Л2800.80.</w:t>
      </w:r>
      <w:r w:rsidRPr="00CE4F40">
        <w:t xml:space="preserve"> </w:t>
      </w:r>
      <w:r>
        <w:t>25.310-03;</w:t>
      </w:r>
    </w:p>
    <w:p w14:paraId="1445169B" w14:textId="555EF550" w:rsidR="00CE4F40" w:rsidRDefault="00CE4F40" w:rsidP="000178BB">
      <w:pPr>
        <w:pStyle w:val="-"/>
        <w:numPr>
          <w:ilvl w:val="0"/>
          <w:numId w:val="21"/>
        </w:numPr>
      </w:pPr>
      <w:r>
        <w:t>жгут блока контроллеров</w:t>
      </w:r>
      <w:r w:rsidRPr="00CE4F40">
        <w:t xml:space="preserve"> </w:t>
      </w:r>
      <w:r>
        <w:t>А1317-Л2800.80.</w:t>
      </w:r>
      <w:r w:rsidRPr="00CE4F40">
        <w:t xml:space="preserve"> </w:t>
      </w:r>
      <w:r>
        <w:t>25.320;</w:t>
      </w:r>
    </w:p>
    <w:p w14:paraId="5346C74A" w14:textId="5A9D6D07" w:rsidR="00CE4F40" w:rsidRDefault="00CE4F40" w:rsidP="000178BB">
      <w:pPr>
        <w:pStyle w:val="-"/>
        <w:numPr>
          <w:ilvl w:val="0"/>
          <w:numId w:val="21"/>
        </w:numPr>
      </w:pPr>
      <w:r>
        <w:t>жгут блока контроллеров А1317-Л2800.80.</w:t>
      </w:r>
      <w:r w:rsidRPr="00CE4F40">
        <w:t xml:space="preserve"> </w:t>
      </w:r>
      <w:r>
        <w:t>25.320-01;</w:t>
      </w:r>
    </w:p>
    <w:p w14:paraId="5D583427" w14:textId="05FDB3C9" w:rsidR="00CE4F40" w:rsidRDefault="00C528F9" w:rsidP="000178BB">
      <w:pPr>
        <w:pStyle w:val="-"/>
        <w:numPr>
          <w:ilvl w:val="0"/>
          <w:numId w:val="21"/>
        </w:numPr>
      </w:pPr>
      <w:r>
        <w:t xml:space="preserve"> </w:t>
      </w:r>
      <w:r w:rsidR="00CE4F40">
        <w:t>жгут блока контроллеров А1317-Л2800.80.</w:t>
      </w:r>
      <w:r w:rsidR="00CE4F40" w:rsidRPr="00CE4F40">
        <w:t xml:space="preserve"> </w:t>
      </w:r>
      <w:r w:rsidR="00CE4F40">
        <w:t>25.320-02;</w:t>
      </w:r>
    </w:p>
    <w:p w14:paraId="36F5D3DB" w14:textId="5C47F535" w:rsidR="00CE4F40" w:rsidRDefault="00C528F9" w:rsidP="000178BB">
      <w:pPr>
        <w:pStyle w:val="-"/>
        <w:numPr>
          <w:ilvl w:val="0"/>
          <w:numId w:val="21"/>
        </w:numPr>
      </w:pPr>
      <w:r>
        <w:t xml:space="preserve"> </w:t>
      </w:r>
      <w:r w:rsidR="00CE4F40">
        <w:t>жгут блока контроллеров А1317-Л2800.80.</w:t>
      </w:r>
      <w:r w:rsidR="00CE4F40" w:rsidRPr="00CE4F40">
        <w:t xml:space="preserve"> </w:t>
      </w:r>
      <w:r w:rsidR="00CE4F40">
        <w:t>25.320-03;</w:t>
      </w:r>
    </w:p>
    <w:p w14:paraId="22DF4A6C" w14:textId="02DF1313" w:rsidR="0086289E" w:rsidRDefault="00C528F9" w:rsidP="000178BB">
      <w:pPr>
        <w:pStyle w:val="-"/>
        <w:numPr>
          <w:ilvl w:val="0"/>
          <w:numId w:val="21"/>
        </w:numPr>
      </w:pPr>
      <w:r>
        <w:t xml:space="preserve"> </w:t>
      </w:r>
      <w:r w:rsidR="006D215D">
        <w:t xml:space="preserve">жгут питания </w:t>
      </w:r>
      <w:r w:rsidR="00CE4F40">
        <w:t>А1317-Л2800.80.</w:t>
      </w:r>
      <w:r w:rsidR="00CE4F40" w:rsidRPr="00CE4F40">
        <w:t xml:space="preserve"> </w:t>
      </w:r>
      <w:r w:rsidR="00CE4F40">
        <w:t>25.330.</w:t>
      </w:r>
    </w:p>
    <w:p w14:paraId="2BFF6719" w14:textId="496D0472" w:rsidR="001168A5" w:rsidRPr="001168A5" w:rsidRDefault="001168A5" w:rsidP="001168A5">
      <w:pPr>
        <w:pStyle w:val="20"/>
      </w:pPr>
      <w:bookmarkStart w:id="22" w:name="_Toc342851228"/>
      <w:bookmarkStart w:id="23" w:name="_Toc178600262"/>
      <w:bookmarkStart w:id="24" w:name="_Toc342851220"/>
      <w:bookmarkStart w:id="25" w:name="_Ref144213818"/>
      <w:r w:rsidRPr="001168A5">
        <w:lastRenderedPageBreak/>
        <w:t xml:space="preserve">Принцип работы и устройство </w:t>
      </w:r>
      <w:bookmarkEnd w:id="22"/>
      <w:r w:rsidR="00BE0F57">
        <w:t>САУ РЗДРТ</w:t>
      </w:r>
      <w:bookmarkEnd w:id="23"/>
    </w:p>
    <w:p w14:paraId="0022E32E" w14:textId="77777777" w:rsidR="001168A5" w:rsidRPr="00450D3C" w:rsidRDefault="001168A5" w:rsidP="001168A5">
      <w:pPr>
        <w:pStyle w:val="3"/>
      </w:pPr>
      <w:r w:rsidRPr="00450D3C">
        <w:t>Принцип работы</w:t>
      </w:r>
    </w:p>
    <w:p w14:paraId="5750A3F5" w14:textId="12F6F926" w:rsidR="003C0F86" w:rsidRPr="00C94AE5" w:rsidRDefault="006118FF" w:rsidP="003C0F86">
      <w:pPr>
        <w:spacing w:line="360" w:lineRule="auto"/>
        <w:ind w:firstLine="1361"/>
        <w:jc w:val="both"/>
        <w:rPr>
          <w:sz w:val="28"/>
          <w:szCs w:val="28"/>
        </w:rPr>
      </w:pPr>
      <w:r w:rsidRPr="00450D3C">
        <w:rPr>
          <w:sz w:val="28"/>
          <w:szCs w:val="28"/>
        </w:rPr>
        <w:t xml:space="preserve">Принцип работы </w:t>
      </w:r>
      <w:r w:rsidR="00D25B0F" w:rsidRPr="00450D3C">
        <w:rPr>
          <w:sz w:val="28"/>
          <w:szCs w:val="28"/>
        </w:rPr>
        <w:t>САУ</w:t>
      </w:r>
      <w:r w:rsidR="00D25B0F" w:rsidRPr="00957303">
        <w:rPr>
          <w:sz w:val="28"/>
          <w:szCs w:val="28"/>
        </w:rPr>
        <w:t xml:space="preserve"> </w:t>
      </w:r>
      <w:r w:rsidR="00957303" w:rsidRPr="00957303">
        <w:rPr>
          <w:sz w:val="28"/>
          <w:szCs w:val="28"/>
        </w:rPr>
        <w:t>РЗДРТ</w:t>
      </w:r>
      <w:r w:rsidR="00957303" w:rsidRPr="00450D3C">
        <w:rPr>
          <w:sz w:val="28"/>
          <w:szCs w:val="28"/>
        </w:rPr>
        <w:t xml:space="preserve"> </w:t>
      </w:r>
      <w:r w:rsidRPr="00450D3C">
        <w:rPr>
          <w:sz w:val="28"/>
          <w:szCs w:val="28"/>
        </w:rPr>
        <w:t>основан на автоматизированном управлении</w:t>
      </w:r>
      <w:r w:rsidR="00450D3C">
        <w:rPr>
          <w:sz w:val="28"/>
          <w:szCs w:val="28"/>
        </w:rPr>
        <w:t xml:space="preserve"> </w:t>
      </w:r>
      <w:r w:rsidR="00450D3C" w:rsidRPr="00450D3C">
        <w:rPr>
          <w:sz w:val="28"/>
          <w:szCs w:val="28"/>
        </w:rPr>
        <w:t>через ПК</w:t>
      </w:r>
      <w:r w:rsidR="00957303">
        <w:rPr>
          <w:sz w:val="28"/>
          <w:szCs w:val="28"/>
        </w:rPr>
        <w:t xml:space="preserve"> шаговыми двигателями, </w:t>
      </w:r>
      <w:r w:rsidR="00AA62EC" w:rsidRPr="00AA62EC">
        <w:rPr>
          <w:sz w:val="28"/>
          <w:szCs w:val="28"/>
        </w:rPr>
        <w:t>которые приводят в движение</w:t>
      </w:r>
      <w:r w:rsidR="00AA62EC">
        <w:rPr>
          <w:sz w:val="28"/>
          <w:szCs w:val="28"/>
        </w:rPr>
        <w:t xml:space="preserve"> </w:t>
      </w:r>
      <w:r w:rsidR="00957303">
        <w:rPr>
          <w:sz w:val="28"/>
          <w:szCs w:val="28"/>
        </w:rPr>
        <w:t>рентгеновские</w:t>
      </w:r>
      <w:r w:rsidR="00450D3C" w:rsidRPr="00450D3C">
        <w:rPr>
          <w:sz w:val="28"/>
          <w:szCs w:val="28"/>
        </w:rPr>
        <w:t xml:space="preserve"> </w:t>
      </w:r>
      <w:r w:rsidR="00957303">
        <w:rPr>
          <w:sz w:val="28"/>
          <w:szCs w:val="28"/>
        </w:rPr>
        <w:t>зеркала</w:t>
      </w:r>
      <w:r w:rsidR="00450D3C">
        <w:rPr>
          <w:sz w:val="28"/>
          <w:szCs w:val="28"/>
        </w:rPr>
        <w:t xml:space="preserve">, </w:t>
      </w:r>
      <w:r w:rsidR="00957303">
        <w:rPr>
          <w:sz w:val="28"/>
          <w:szCs w:val="28"/>
        </w:rPr>
        <w:t>детекторы и рентгеновские трубки</w:t>
      </w:r>
      <w:r w:rsidR="003C0F86" w:rsidRPr="00450D3C">
        <w:rPr>
          <w:sz w:val="28"/>
          <w:szCs w:val="28"/>
        </w:rPr>
        <w:t>.</w:t>
      </w:r>
      <w:r w:rsidRPr="00450D3C">
        <w:rPr>
          <w:sz w:val="28"/>
          <w:szCs w:val="28"/>
        </w:rPr>
        <w:t xml:space="preserve"> Оператор имеет возможность выставить </w:t>
      </w:r>
      <w:r w:rsidR="00450D3C" w:rsidRPr="00450D3C">
        <w:rPr>
          <w:sz w:val="28"/>
          <w:szCs w:val="28"/>
        </w:rPr>
        <w:t>диапазон углов</w:t>
      </w:r>
      <w:r w:rsidRPr="00450D3C">
        <w:rPr>
          <w:sz w:val="28"/>
          <w:szCs w:val="28"/>
        </w:rPr>
        <w:t xml:space="preserve"> поворота</w:t>
      </w:r>
      <w:r w:rsidR="003C0F86" w:rsidRPr="00450D3C">
        <w:rPr>
          <w:sz w:val="28"/>
          <w:szCs w:val="28"/>
        </w:rPr>
        <w:t xml:space="preserve"> </w:t>
      </w:r>
      <w:r w:rsidR="00957303">
        <w:rPr>
          <w:sz w:val="28"/>
          <w:szCs w:val="28"/>
        </w:rPr>
        <w:t>каждого элемента</w:t>
      </w:r>
      <w:r w:rsidR="00450D3C" w:rsidRPr="00450D3C">
        <w:rPr>
          <w:sz w:val="28"/>
          <w:szCs w:val="28"/>
        </w:rPr>
        <w:t xml:space="preserve"> оптической системы (от -10 до +190 град.) во избежание повреждения РЗДРТ при превышении этих углов.</w:t>
      </w:r>
    </w:p>
    <w:p w14:paraId="16191AF5" w14:textId="08967B86" w:rsidR="001168A5" w:rsidRPr="00957303" w:rsidRDefault="001168A5" w:rsidP="001168A5">
      <w:pPr>
        <w:pStyle w:val="3"/>
      </w:pPr>
      <w:r w:rsidRPr="00957303">
        <w:t xml:space="preserve">Устройство </w:t>
      </w:r>
      <w:r w:rsidR="00CE5AFC" w:rsidRPr="00957303">
        <w:t>САУ РЗДРТ</w:t>
      </w:r>
    </w:p>
    <w:p w14:paraId="5C2BD4FC" w14:textId="6B772759" w:rsidR="001168A5" w:rsidRDefault="00957303" w:rsidP="001168A5">
      <w:pPr>
        <w:pStyle w:val="afa"/>
      </w:pPr>
      <w:r>
        <w:t>САУ РЗДРТ состоит из блока коммутации</w:t>
      </w:r>
      <w:r w:rsidR="001F5291">
        <w:t>, отвечающего</w:t>
      </w:r>
      <w:r w:rsidR="001168A5">
        <w:t xml:space="preserve"> за </w:t>
      </w:r>
      <w:r w:rsidR="005F67D9">
        <w:t xml:space="preserve">связь ПК с </w:t>
      </w:r>
      <w:r w:rsidR="001F5291">
        <w:t>блоками контроллеров и автоматизированное управление ШД, а также из двух блоков контроллеров, служащих для питания и выбора угла поворота ШД</w:t>
      </w:r>
      <w:r w:rsidR="001168A5">
        <w:t xml:space="preserve">. Блок-схема </w:t>
      </w:r>
      <w:r w:rsidR="001F5291">
        <w:t xml:space="preserve">САУ РЗДРТ </w:t>
      </w:r>
      <w:r w:rsidR="00693D6D">
        <w:t xml:space="preserve">с элементами </w:t>
      </w:r>
      <w:r w:rsidR="004D0634">
        <w:t>подключения</w:t>
      </w:r>
      <w:r w:rsidR="00693D6D">
        <w:t xml:space="preserve"> и питания </w:t>
      </w:r>
      <w:r w:rsidR="001168A5">
        <w:t xml:space="preserve">показана на </w:t>
      </w:r>
      <w:r w:rsidR="001168A5">
        <w:fldChar w:fldCharType="begin"/>
      </w:r>
      <w:r w:rsidR="001168A5">
        <w:instrText xml:space="preserve"> REF  _Ref144711492 \* Lower \h  \* MERGEFORMAT </w:instrText>
      </w:r>
      <w:r w:rsidR="001168A5">
        <w:fldChar w:fldCharType="separate"/>
      </w:r>
      <w:r w:rsidR="003A2F7D" w:rsidRPr="00E30284">
        <w:t xml:space="preserve">рисунок </w:t>
      </w:r>
      <w:r w:rsidR="001168A5">
        <w:fldChar w:fldCharType="end"/>
      </w:r>
      <w:r w:rsidR="001168A5">
        <w:t>.</w:t>
      </w:r>
    </w:p>
    <w:p w14:paraId="1ADA4DBA" w14:textId="2F147623" w:rsidR="001168A5" w:rsidRDefault="00C61A9D" w:rsidP="001168A5">
      <w:pPr>
        <w:pStyle w:val="af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5C2B2BA" wp14:editId="40D38B77">
                <wp:simplePos x="0" y="0"/>
                <wp:positionH relativeFrom="margin">
                  <wp:posOffset>1972614</wp:posOffset>
                </wp:positionH>
                <wp:positionV relativeFrom="paragraph">
                  <wp:posOffset>2022475</wp:posOffset>
                </wp:positionV>
                <wp:extent cx="1411605" cy="343535"/>
                <wp:effectExtent l="0" t="0" r="0" b="0"/>
                <wp:wrapNone/>
                <wp:docPr id="47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1605" cy="343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AF07E" w14:textId="007BF80D" w:rsidR="003A2F7D" w:rsidRPr="00485EFC" w:rsidRDefault="003A2F7D" w:rsidP="00485EFC">
                            <w:pPr>
                              <w:pStyle w:val="affc"/>
                              <w:jc w:val="center"/>
                              <w:rPr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85EFC">
                              <w:rPr>
                                <w:sz w:val="16"/>
                                <w:szCs w:val="16"/>
                              </w:rPr>
                              <w:t>Жгут блока коммутации А1317-Л2800.80. 25.310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-01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C2B2BA" id="_x0000_t202" coordsize="21600,21600" o:spt="202" path="m,l,21600r21600,l21600,xe">
                <v:stroke joinstyle="miter"/>
                <v:path gradientshapeok="t" o:connecttype="rect"/>
              </v:shapetype>
              <v:shape id="Text Box 97" o:spid="_x0000_s1026" type="#_x0000_t202" style="position:absolute;left:0;text-align:left;margin-left:155.3pt;margin-top:159.25pt;width:111.15pt;height:27.0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" filled="f" stroked="f">
                <v:textbox>
                  <w:txbxContent>
                    <w:p w14:paraId="6C1AF07E" w14:textId="007BF80D" w:rsidR="003A2F7D" w:rsidRPr="00485EFC" w:rsidRDefault="003A2F7D" w:rsidP="00485EFC">
                      <w:pPr>
                        <w:pStyle w:val="affc"/>
                        <w:jc w:val="center"/>
                        <w:rPr>
                          <w:sz w:val="16"/>
                          <w:szCs w:val="16"/>
                          <w:lang w:eastAsia="en-US"/>
                        </w:rPr>
                      </w:pPr>
                      <w:r w:rsidRPr="00485EFC">
                        <w:rPr>
                          <w:sz w:val="16"/>
                          <w:szCs w:val="16"/>
                        </w:rPr>
                        <w:t>Жгут блока коммутации А1317-Л2800.80. 25.310</w:t>
                      </w:r>
                      <w:r>
                        <w:rPr>
                          <w:sz w:val="16"/>
                          <w:szCs w:val="16"/>
                        </w:rPr>
                        <w:t>-01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EEA45D4" wp14:editId="16BA48FF">
                <wp:simplePos x="0" y="0"/>
                <wp:positionH relativeFrom="margin">
                  <wp:posOffset>3200400</wp:posOffset>
                </wp:positionH>
                <wp:positionV relativeFrom="paragraph">
                  <wp:posOffset>2028521</wp:posOffset>
                </wp:positionV>
                <wp:extent cx="1411605" cy="343535"/>
                <wp:effectExtent l="0" t="0" r="0" b="0"/>
                <wp:wrapNone/>
                <wp:docPr id="48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1605" cy="343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D49878" w14:textId="3C581A05" w:rsidR="003A2F7D" w:rsidRPr="00485EFC" w:rsidRDefault="003A2F7D" w:rsidP="00485EFC">
                            <w:pPr>
                              <w:pStyle w:val="affc"/>
                              <w:jc w:val="center"/>
                              <w:rPr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85EFC">
                              <w:rPr>
                                <w:sz w:val="16"/>
                                <w:szCs w:val="16"/>
                              </w:rPr>
                              <w:t>Жгут блока коммутации А1317-Л2800.80. 25.310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-03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A45D4" id="_x0000_s1027" type="#_x0000_t202" style="position:absolute;left:0;text-align:left;margin-left:252pt;margin-top:159.75pt;width:111.15pt;height:27.0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" filled="f" stroked="f">
                <v:textbox>
                  <w:txbxContent>
                    <w:p w14:paraId="0DD49878" w14:textId="3C581A05" w:rsidR="003A2F7D" w:rsidRPr="00485EFC" w:rsidRDefault="003A2F7D" w:rsidP="00485EFC">
                      <w:pPr>
                        <w:pStyle w:val="affc"/>
                        <w:jc w:val="center"/>
                        <w:rPr>
                          <w:sz w:val="16"/>
                          <w:szCs w:val="16"/>
                          <w:lang w:eastAsia="en-US"/>
                        </w:rPr>
                      </w:pPr>
                      <w:r w:rsidRPr="00485EFC">
                        <w:rPr>
                          <w:sz w:val="16"/>
                          <w:szCs w:val="16"/>
                        </w:rPr>
                        <w:t>Жгут блока коммутации А1317-Л2800.80. 25.310</w:t>
                      </w:r>
                      <w:r>
                        <w:rPr>
                          <w:sz w:val="16"/>
                          <w:szCs w:val="16"/>
                        </w:rPr>
                        <w:t>-03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77AF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3115DF9" wp14:editId="52CE5BE0">
                <wp:simplePos x="0" y="0"/>
                <wp:positionH relativeFrom="margin">
                  <wp:posOffset>-60656</wp:posOffset>
                </wp:positionH>
                <wp:positionV relativeFrom="paragraph">
                  <wp:posOffset>2279015</wp:posOffset>
                </wp:positionV>
                <wp:extent cx="681990" cy="607060"/>
                <wp:effectExtent l="0" t="0" r="0" b="2540"/>
                <wp:wrapNone/>
                <wp:docPr id="51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607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396426" w14:textId="04A39AC7" w:rsidR="003A2F7D" w:rsidRPr="00B33291" w:rsidRDefault="003A2F7D" w:rsidP="00B33291">
                            <w:pPr>
                              <w:pStyle w:val="affc"/>
                              <w:jc w:val="center"/>
                              <w:rPr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B33291">
                              <w:rPr>
                                <w:sz w:val="12"/>
                                <w:szCs w:val="12"/>
                              </w:rPr>
                              <w:t>Жгут блока контроллеров А1317-Л2800.80. 25.320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15DF9" id="_x0000_s1028" type="#_x0000_t202" style="position:absolute;left:0;text-align:left;margin-left:-4.8pt;margin-top:179.45pt;width:53.7pt;height:47.8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" filled="f" stroked="f">
                <v:textbox>
                  <w:txbxContent>
                    <w:p w14:paraId="64396426" w14:textId="04A39AC7" w:rsidR="003A2F7D" w:rsidRPr="00B33291" w:rsidRDefault="003A2F7D" w:rsidP="00B33291">
                      <w:pPr>
                        <w:pStyle w:val="affc"/>
                        <w:jc w:val="center"/>
                        <w:rPr>
                          <w:sz w:val="12"/>
                          <w:szCs w:val="12"/>
                          <w:lang w:eastAsia="en-US"/>
                        </w:rPr>
                      </w:pPr>
                      <w:r w:rsidRPr="00B33291">
                        <w:rPr>
                          <w:sz w:val="12"/>
                          <w:szCs w:val="12"/>
                        </w:rPr>
                        <w:t>Жгут блока контроллеров А1317-Л2800.80. 25.320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77AF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8B51F09" wp14:editId="370547AE">
                <wp:simplePos x="0" y="0"/>
                <wp:positionH relativeFrom="margin">
                  <wp:posOffset>825804</wp:posOffset>
                </wp:positionH>
                <wp:positionV relativeFrom="paragraph">
                  <wp:posOffset>2265680</wp:posOffset>
                </wp:positionV>
                <wp:extent cx="681990" cy="607060"/>
                <wp:effectExtent l="0" t="0" r="0" b="2540"/>
                <wp:wrapNone/>
                <wp:docPr id="52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607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F7174D" w14:textId="4681D026" w:rsidR="003A2F7D" w:rsidRPr="00B33291" w:rsidRDefault="003A2F7D" w:rsidP="00B33291">
                            <w:pPr>
                              <w:pStyle w:val="affc"/>
                              <w:jc w:val="center"/>
                              <w:rPr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B33291">
                              <w:rPr>
                                <w:sz w:val="12"/>
                                <w:szCs w:val="12"/>
                              </w:rPr>
                              <w:t>Жгут блока контроллеров А1317-Л2800.80. 25.320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-01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51F09" id="_x0000_s1029" type="#_x0000_t202" style="position:absolute;left:0;text-align:left;margin-left:65pt;margin-top:178.4pt;width:53.7pt;height:47.8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" filled="f" stroked="f">
                <v:textbox>
                  <w:txbxContent>
                    <w:p w14:paraId="33F7174D" w14:textId="4681D026" w:rsidR="003A2F7D" w:rsidRPr="00B33291" w:rsidRDefault="003A2F7D" w:rsidP="00B33291">
                      <w:pPr>
                        <w:pStyle w:val="affc"/>
                        <w:jc w:val="center"/>
                        <w:rPr>
                          <w:sz w:val="12"/>
                          <w:szCs w:val="12"/>
                          <w:lang w:eastAsia="en-US"/>
                        </w:rPr>
                      </w:pPr>
                      <w:r w:rsidRPr="00B33291">
                        <w:rPr>
                          <w:sz w:val="12"/>
                          <w:szCs w:val="12"/>
                        </w:rPr>
                        <w:t>Жгут блока контроллеров А1317-Л2800.80. 25.320</w:t>
                      </w:r>
                      <w:r>
                        <w:rPr>
                          <w:sz w:val="12"/>
                          <w:szCs w:val="12"/>
                        </w:rPr>
                        <w:t>-01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77AF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97D4076" wp14:editId="0B9A085A">
                <wp:simplePos x="0" y="0"/>
                <wp:positionH relativeFrom="margin">
                  <wp:posOffset>5902021</wp:posOffset>
                </wp:positionH>
                <wp:positionV relativeFrom="paragraph">
                  <wp:posOffset>2273300</wp:posOffset>
                </wp:positionV>
                <wp:extent cx="681990" cy="607060"/>
                <wp:effectExtent l="0" t="0" r="0" b="2540"/>
                <wp:wrapNone/>
                <wp:docPr id="55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607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B26343" w14:textId="776DAF62" w:rsidR="003A2F7D" w:rsidRPr="00B33291" w:rsidRDefault="003A2F7D" w:rsidP="00B33291">
                            <w:pPr>
                              <w:pStyle w:val="affc"/>
                              <w:jc w:val="center"/>
                              <w:rPr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B33291">
                              <w:rPr>
                                <w:sz w:val="12"/>
                                <w:szCs w:val="12"/>
                              </w:rPr>
                              <w:t>Жгут блока контроллеров А1317-Л2800.80. 25.320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-03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D4076" id="_x0000_s1030" type="#_x0000_t202" style="position:absolute;left:0;text-align:left;margin-left:464.75pt;margin-top:179pt;width:53.7pt;height:47.8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" filled="f" stroked="f">
                <v:textbox>
                  <w:txbxContent>
                    <w:p w14:paraId="57B26343" w14:textId="776DAF62" w:rsidR="003A2F7D" w:rsidRPr="00B33291" w:rsidRDefault="003A2F7D" w:rsidP="00B33291">
                      <w:pPr>
                        <w:pStyle w:val="affc"/>
                        <w:jc w:val="center"/>
                        <w:rPr>
                          <w:sz w:val="12"/>
                          <w:szCs w:val="12"/>
                          <w:lang w:eastAsia="en-US"/>
                        </w:rPr>
                      </w:pPr>
                      <w:r w:rsidRPr="00B33291">
                        <w:rPr>
                          <w:sz w:val="12"/>
                          <w:szCs w:val="12"/>
                        </w:rPr>
                        <w:t>Жгут блока контроллеров А1317-Л2800.80. 25.320</w:t>
                      </w:r>
                      <w:r>
                        <w:rPr>
                          <w:sz w:val="12"/>
                          <w:szCs w:val="12"/>
                        </w:rPr>
                        <w:t>-03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77AF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25C2BC1" wp14:editId="67A07784">
                <wp:simplePos x="0" y="0"/>
                <wp:positionH relativeFrom="margin">
                  <wp:posOffset>4969206</wp:posOffset>
                </wp:positionH>
                <wp:positionV relativeFrom="paragraph">
                  <wp:posOffset>2276475</wp:posOffset>
                </wp:positionV>
                <wp:extent cx="681990" cy="607060"/>
                <wp:effectExtent l="0" t="0" r="0" b="2540"/>
                <wp:wrapNone/>
                <wp:docPr id="54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607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5CE7D9" w14:textId="67EECFCA" w:rsidR="003A2F7D" w:rsidRPr="00B33291" w:rsidRDefault="003A2F7D" w:rsidP="00B33291">
                            <w:pPr>
                              <w:pStyle w:val="affc"/>
                              <w:jc w:val="center"/>
                              <w:rPr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B33291">
                              <w:rPr>
                                <w:sz w:val="12"/>
                                <w:szCs w:val="12"/>
                              </w:rPr>
                              <w:t>Жгут блока контроллеров А1317-Л2800.80. 25.320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-02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C2BC1" id="_x0000_s1031" type="#_x0000_t202" style="position:absolute;left:0;text-align:left;margin-left:391.3pt;margin-top:179.25pt;width:53.7pt;height:47.8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" filled="f" stroked="f">
                <v:textbox>
                  <w:txbxContent>
                    <w:p w14:paraId="575CE7D9" w14:textId="67EECFCA" w:rsidR="003A2F7D" w:rsidRPr="00B33291" w:rsidRDefault="003A2F7D" w:rsidP="00B33291">
                      <w:pPr>
                        <w:pStyle w:val="affc"/>
                        <w:jc w:val="center"/>
                        <w:rPr>
                          <w:sz w:val="12"/>
                          <w:szCs w:val="12"/>
                          <w:lang w:eastAsia="en-US"/>
                        </w:rPr>
                      </w:pPr>
                      <w:r w:rsidRPr="00B33291">
                        <w:rPr>
                          <w:sz w:val="12"/>
                          <w:szCs w:val="12"/>
                        </w:rPr>
                        <w:t>Жгут блока контроллеров А1317-Л2800.80. 25.320</w:t>
                      </w:r>
                      <w:r>
                        <w:rPr>
                          <w:sz w:val="12"/>
                          <w:szCs w:val="12"/>
                        </w:rPr>
                        <w:t>-02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77AF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5FFAAA1" wp14:editId="01EFFEBD">
                <wp:simplePos x="0" y="0"/>
                <wp:positionH relativeFrom="margin">
                  <wp:posOffset>1866265</wp:posOffset>
                </wp:positionH>
                <wp:positionV relativeFrom="paragraph">
                  <wp:posOffset>2613355</wp:posOffset>
                </wp:positionV>
                <wp:extent cx="748486" cy="462915"/>
                <wp:effectExtent l="0" t="0" r="0" b="0"/>
                <wp:wrapNone/>
                <wp:docPr id="49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8486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67CF1F" w14:textId="75547E66" w:rsidR="003A2F7D" w:rsidRPr="009777AF" w:rsidRDefault="003A2F7D" w:rsidP="00485EFC">
                            <w:pPr>
                              <w:pStyle w:val="affc"/>
                              <w:jc w:val="center"/>
                              <w:rPr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777AF">
                              <w:rPr>
                                <w:sz w:val="12"/>
                                <w:szCs w:val="12"/>
                              </w:rPr>
                              <w:t>Жгут питания А1317-Л2800.80 25.330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FAAA1" id="_x0000_s1032" type="#_x0000_t202" style="position:absolute;left:0;text-align:left;margin-left:146.95pt;margin-top:205.8pt;width:58.95pt;height:36.4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6m/uQIAAME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" filled="f" stroked="f">
                <v:textbox>
                  <w:txbxContent>
                    <w:p w14:paraId="1A67CF1F" w14:textId="75547E66" w:rsidR="003A2F7D" w:rsidRPr="009777AF" w:rsidRDefault="003A2F7D" w:rsidP="00485EFC">
                      <w:pPr>
                        <w:pStyle w:val="affc"/>
                        <w:jc w:val="center"/>
                        <w:rPr>
                          <w:sz w:val="12"/>
                          <w:szCs w:val="12"/>
                          <w:lang w:eastAsia="en-US"/>
                        </w:rPr>
                      </w:pPr>
                      <w:r w:rsidRPr="009777AF">
                        <w:rPr>
                          <w:sz w:val="12"/>
                          <w:szCs w:val="12"/>
                        </w:rPr>
                        <w:t>Жгут питания А1317-Л2800.80 25.330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77AF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B64B942" wp14:editId="7C6CDDBF">
                <wp:simplePos x="0" y="0"/>
                <wp:positionH relativeFrom="margin">
                  <wp:posOffset>3940175</wp:posOffset>
                </wp:positionH>
                <wp:positionV relativeFrom="paragraph">
                  <wp:posOffset>2618413</wp:posOffset>
                </wp:positionV>
                <wp:extent cx="755833" cy="462915"/>
                <wp:effectExtent l="0" t="0" r="0" b="0"/>
                <wp:wrapNone/>
                <wp:docPr id="50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833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47157D" w14:textId="77777777" w:rsidR="003A2F7D" w:rsidRPr="009777AF" w:rsidRDefault="003A2F7D" w:rsidP="00485EFC">
                            <w:pPr>
                              <w:pStyle w:val="affc"/>
                              <w:jc w:val="center"/>
                              <w:rPr>
                                <w:sz w:val="12"/>
                                <w:szCs w:val="12"/>
                                <w:lang w:eastAsia="en-US"/>
                              </w:rPr>
                            </w:pPr>
                            <w:r w:rsidRPr="009777AF">
                              <w:rPr>
                                <w:sz w:val="12"/>
                                <w:szCs w:val="12"/>
                              </w:rPr>
                              <w:t>Жгут питания А1317-Л2800.80 25.330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4B942" id="_x0000_s1033" type="#_x0000_t202" style="position:absolute;left:0;text-align:left;margin-left:310.25pt;margin-top:206.15pt;width:59.5pt;height:36.4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" filled="f" stroked="f">
                <v:textbox>
                  <w:txbxContent>
                    <w:p w14:paraId="6B47157D" w14:textId="77777777" w:rsidR="003A2F7D" w:rsidRPr="009777AF" w:rsidRDefault="003A2F7D" w:rsidP="00485EFC">
                      <w:pPr>
                        <w:pStyle w:val="affc"/>
                        <w:jc w:val="center"/>
                        <w:rPr>
                          <w:sz w:val="12"/>
                          <w:szCs w:val="12"/>
                          <w:lang w:eastAsia="en-US"/>
                        </w:rPr>
                      </w:pPr>
                      <w:r w:rsidRPr="009777AF">
                        <w:rPr>
                          <w:sz w:val="12"/>
                          <w:szCs w:val="12"/>
                        </w:rPr>
                        <w:t>Жгут питания А1317-Л2800.80 25.330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329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17AC1F0" wp14:editId="4C7D0226">
                <wp:simplePos x="0" y="0"/>
                <wp:positionH relativeFrom="column">
                  <wp:posOffset>5129530</wp:posOffset>
                </wp:positionH>
                <wp:positionV relativeFrom="paragraph">
                  <wp:posOffset>3317240</wp:posOffset>
                </wp:positionV>
                <wp:extent cx="1" cy="366603"/>
                <wp:effectExtent l="0" t="0" r="0" b="0"/>
                <wp:wrapNone/>
                <wp:docPr id="41" name="Lin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" cy="36660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D2E596" id="Line 115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9pt,261.2pt" to="403.9pt,29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">
                <v:stroke startarrow="block" endarrow="block"/>
              </v:line>
            </w:pict>
          </mc:Fallback>
        </mc:AlternateContent>
      </w:r>
      <w:r w:rsidR="00B3329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F8B641" wp14:editId="5DC80CEE">
                <wp:simplePos x="0" y="0"/>
                <wp:positionH relativeFrom="margin">
                  <wp:posOffset>2910401</wp:posOffset>
                </wp:positionH>
                <wp:positionV relativeFrom="paragraph">
                  <wp:posOffset>2748915</wp:posOffset>
                </wp:positionV>
                <wp:extent cx="737235" cy="325120"/>
                <wp:effectExtent l="0" t="0" r="0" b="0"/>
                <wp:wrapNone/>
                <wp:docPr id="3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BD7DC9" w14:textId="77777777" w:rsidR="003A2F7D" w:rsidRDefault="003A2F7D" w:rsidP="00A517A7">
                            <w:pPr>
                              <w:pStyle w:val="25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B425F">
                              <w:rPr>
                                <w:sz w:val="16"/>
                                <w:szCs w:val="16"/>
                              </w:rPr>
                              <w:t>+(12±1)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B425F">
                              <w:rPr>
                                <w:sz w:val="16"/>
                                <w:szCs w:val="16"/>
                              </w:rPr>
                              <w:t>В</w:t>
                            </w:r>
                          </w:p>
                          <w:p w14:paraId="6431916E" w14:textId="5562860D" w:rsidR="003A2F7D" w:rsidRPr="00EB425F" w:rsidRDefault="003A2F7D" w:rsidP="00A517A7">
                            <w:pPr>
                              <w:pStyle w:val="25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B425F">
                              <w:rPr>
                                <w:sz w:val="16"/>
                                <w:szCs w:val="16"/>
                              </w:rPr>
                              <w:t>не более 6 А</w:t>
                            </w:r>
                          </w:p>
                          <w:p w14:paraId="00785D10" w14:textId="15DC3A87" w:rsidR="003A2F7D" w:rsidRPr="00523E22" w:rsidRDefault="003A2F7D" w:rsidP="001168A5">
                            <w:pPr>
                              <w:pStyle w:val="affc"/>
                              <w:rPr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8B641" id="_x0000_s1034" type="#_x0000_t202" style="position:absolute;left:0;text-align:left;margin-left:229.15pt;margin-top:216.45pt;width:58.05pt;height:25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" filled="f" stroked="f">
                <v:textbox>
                  <w:txbxContent>
                    <w:p w14:paraId="3FBD7DC9" w14:textId="77777777" w:rsidR="003A2F7D" w:rsidRDefault="003A2F7D" w:rsidP="00A517A7">
                      <w:pPr>
                        <w:pStyle w:val="25"/>
                        <w:jc w:val="center"/>
                        <w:rPr>
                          <w:sz w:val="16"/>
                          <w:szCs w:val="16"/>
                        </w:rPr>
                      </w:pPr>
                      <w:r w:rsidRPr="00EB425F">
                        <w:rPr>
                          <w:sz w:val="16"/>
                          <w:szCs w:val="16"/>
                        </w:rPr>
                        <w:t>+(12±1)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EB425F">
                        <w:rPr>
                          <w:sz w:val="16"/>
                          <w:szCs w:val="16"/>
                        </w:rPr>
                        <w:t>В</w:t>
                      </w:r>
                    </w:p>
                    <w:p w14:paraId="6431916E" w14:textId="5562860D" w:rsidR="003A2F7D" w:rsidRPr="00EB425F" w:rsidRDefault="003A2F7D" w:rsidP="00A517A7">
                      <w:pPr>
                        <w:pStyle w:val="25"/>
                        <w:jc w:val="center"/>
                        <w:rPr>
                          <w:sz w:val="16"/>
                          <w:szCs w:val="16"/>
                        </w:rPr>
                      </w:pPr>
                      <w:r w:rsidRPr="00EB425F">
                        <w:rPr>
                          <w:sz w:val="16"/>
                          <w:szCs w:val="16"/>
                        </w:rPr>
                        <w:t>не более 6 А</w:t>
                      </w:r>
                    </w:p>
                    <w:p w14:paraId="00785D10" w14:textId="15DC3A87" w:rsidR="003A2F7D" w:rsidRPr="00523E22" w:rsidRDefault="003A2F7D" w:rsidP="001168A5">
                      <w:pPr>
                        <w:pStyle w:val="affc"/>
                        <w:rPr>
                          <w:lang w:eastAsia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3329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DE3906" wp14:editId="5A3ABCA2">
                <wp:simplePos x="0" y="0"/>
                <wp:positionH relativeFrom="column">
                  <wp:posOffset>984699</wp:posOffset>
                </wp:positionH>
                <wp:positionV relativeFrom="paragraph">
                  <wp:posOffset>2837180</wp:posOffset>
                </wp:positionV>
                <wp:extent cx="878186" cy="495300"/>
                <wp:effectExtent l="0" t="0" r="17780" b="19050"/>
                <wp:wrapNone/>
                <wp:docPr id="37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8186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8AF21" w14:textId="77777777" w:rsidR="003A2F7D" w:rsidRPr="00E966F0" w:rsidRDefault="003A2F7D" w:rsidP="001345D7">
                            <w:pPr>
                              <w:pStyle w:val="affc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E966F0">
                              <w:rPr>
                                <w:sz w:val="24"/>
                                <w:szCs w:val="24"/>
                              </w:rPr>
                              <w:t>ШД</w:t>
                            </w:r>
                          </w:p>
                          <w:p w14:paraId="4A336BDD" w14:textId="77777777" w:rsidR="003A2F7D" w:rsidRPr="00E966F0" w:rsidRDefault="003A2F7D" w:rsidP="001345D7">
                            <w:pPr>
                              <w:pStyle w:val="affc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966F0">
                              <w:rPr>
                                <w:sz w:val="24"/>
                                <w:szCs w:val="24"/>
                              </w:rPr>
                              <w:t>ДШИ-200</w:t>
                            </w:r>
                          </w:p>
                          <w:p w14:paraId="31BDE630" w14:textId="77777777" w:rsidR="003A2F7D" w:rsidRPr="007C73AE" w:rsidRDefault="003A2F7D" w:rsidP="001345D7">
                            <w:pPr>
                              <w:pStyle w:val="affc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DE3906" id="Text Box 81" o:spid="_x0000_s1035" type="#_x0000_t202" style="position:absolute;left:0;text-align:left;margin-left:77.55pt;margin-top:223.4pt;width:69.15pt;height:39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">
                <v:textbox>
                  <w:txbxContent>
                    <w:p w14:paraId="4A08AF21" w14:textId="77777777" w:rsidR="003A2F7D" w:rsidRPr="00E966F0" w:rsidRDefault="003A2F7D" w:rsidP="001345D7">
                      <w:pPr>
                        <w:pStyle w:val="affc"/>
                        <w:jc w:val="center"/>
                        <w:rPr>
                          <w:sz w:val="24"/>
                          <w:szCs w:val="24"/>
                        </w:rPr>
                      </w:pPr>
                      <w:r w:rsidRPr="00E966F0">
                        <w:rPr>
                          <w:sz w:val="24"/>
                          <w:szCs w:val="24"/>
                        </w:rPr>
                        <w:t>ШД</w:t>
                      </w:r>
                    </w:p>
                    <w:p w14:paraId="4A336BDD" w14:textId="77777777" w:rsidR="003A2F7D" w:rsidRPr="00E966F0" w:rsidRDefault="003A2F7D" w:rsidP="001345D7">
                      <w:pPr>
                        <w:pStyle w:val="affc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E966F0">
                        <w:rPr>
                          <w:sz w:val="24"/>
                          <w:szCs w:val="24"/>
                        </w:rPr>
                        <w:t>ДШИ-200</w:t>
                      </w:r>
                    </w:p>
                    <w:p w14:paraId="31BDE630" w14:textId="77777777" w:rsidR="003A2F7D" w:rsidRPr="007C73AE" w:rsidRDefault="003A2F7D" w:rsidP="001345D7">
                      <w:pPr>
                        <w:pStyle w:val="affc"/>
                      </w:pPr>
                    </w:p>
                  </w:txbxContent>
                </v:textbox>
              </v:shape>
            </w:pict>
          </mc:Fallback>
        </mc:AlternateContent>
      </w:r>
      <w:r w:rsidR="00B3329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91F255" wp14:editId="4D88DA3E">
                <wp:simplePos x="0" y="0"/>
                <wp:positionH relativeFrom="column">
                  <wp:posOffset>4672739</wp:posOffset>
                </wp:positionH>
                <wp:positionV relativeFrom="paragraph">
                  <wp:posOffset>2821305</wp:posOffset>
                </wp:positionV>
                <wp:extent cx="878186" cy="495300"/>
                <wp:effectExtent l="0" t="0" r="17780" b="19050"/>
                <wp:wrapNone/>
                <wp:docPr id="38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8186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3DF73C" w14:textId="77777777" w:rsidR="003A2F7D" w:rsidRPr="00E966F0" w:rsidRDefault="003A2F7D" w:rsidP="001345D7">
                            <w:pPr>
                              <w:pStyle w:val="affc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E966F0">
                              <w:rPr>
                                <w:sz w:val="24"/>
                                <w:szCs w:val="24"/>
                              </w:rPr>
                              <w:t>ШД</w:t>
                            </w:r>
                          </w:p>
                          <w:p w14:paraId="63427B8E" w14:textId="77777777" w:rsidR="003A2F7D" w:rsidRPr="00E966F0" w:rsidRDefault="003A2F7D" w:rsidP="001345D7">
                            <w:pPr>
                              <w:pStyle w:val="affc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966F0">
                              <w:rPr>
                                <w:sz w:val="24"/>
                                <w:szCs w:val="24"/>
                              </w:rPr>
                              <w:t>ДШИ-200</w:t>
                            </w:r>
                          </w:p>
                          <w:p w14:paraId="088AF0B9" w14:textId="77777777" w:rsidR="003A2F7D" w:rsidRPr="007C73AE" w:rsidRDefault="003A2F7D" w:rsidP="001345D7">
                            <w:pPr>
                              <w:pStyle w:val="affc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91F255" id="_x0000_s1036" type="#_x0000_t202" style="position:absolute;left:0;text-align:left;margin-left:367.95pt;margin-top:222.15pt;width:69.15pt;height:39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">
                <v:textbox>
                  <w:txbxContent>
                    <w:p w14:paraId="0B3DF73C" w14:textId="77777777" w:rsidR="003A2F7D" w:rsidRPr="00E966F0" w:rsidRDefault="003A2F7D" w:rsidP="001345D7">
                      <w:pPr>
                        <w:pStyle w:val="affc"/>
                        <w:jc w:val="center"/>
                        <w:rPr>
                          <w:sz w:val="24"/>
                          <w:szCs w:val="24"/>
                        </w:rPr>
                      </w:pPr>
                      <w:r w:rsidRPr="00E966F0">
                        <w:rPr>
                          <w:sz w:val="24"/>
                          <w:szCs w:val="24"/>
                        </w:rPr>
                        <w:t>ШД</w:t>
                      </w:r>
                    </w:p>
                    <w:p w14:paraId="63427B8E" w14:textId="77777777" w:rsidR="003A2F7D" w:rsidRPr="00E966F0" w:rsidRDefault="003A2F7D" w:rsidP="001345D7">
                      <w:pPr>
                        <w:pStyle w:val="affc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E966F0">
                        <w:rPr>
                          <w:sz w:val="24"/>
                          <w:szCs w:val="24"/>
                        </w:rPr>
                        <w:t>ДШИ-200</w:t>
                      </w:r>
                    </w:p>
                    <w:p w14:paraId="088AF0B9" w14:textId="77777777" w:rsidR="003A2F7D" w:rsidRPr="007C73AE" w:rsidRDefault="003A2F7D" w:rsidP="001345D7">
                      <w:pPr>
                        <w:pStyle w:val="affc"/>
                      </w:pPr>
                    </w:p>
                  </w:txbxContent>
                </v:textbox>
              </v:shape>
            </w:pict>
          </mc:Fallback>
        </mc:AlternateContent>
      </w:r>
      <w:r w:rsidR="00485EFC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57A617" wp14:editId="4F5809D8">
                <wp:simplePos x="0" y="0"/>
                <wp:positionH relativeFrom="column">
                  <wp:posOffset>5068844</wp:posOffset>
                </wp:positionH>
                <wp:positionV relativeFrom="paragraph">
                  <wp:posOffset>2305308</wp:posOffset>
                </wp:positionV>
                <wp:extent cx="0" cy="518334"/>
                <wp:effectExtent l="76200" t="0" r="57150" b="53340"/>
                <wp:wrapNone/>
                <wp:docPr id="39" name="Lin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51833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669209" id="Line 116" o:spid="_x0000_s1026" style="position:absolute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99.1pt,181.5pt" to="399.1pt,2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">
                <v:stroke endarrow="block"/>
              </v:line>
            </w:pict>
          </mc:Fallback>
        </mc:AlternateContent>
      </w:r>
      <w:r w:rsidR="00485EF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E05B11" wp14:editId="3F04E193">
                <wp:simplePos x="0" y="0"/>
                <wp:positionH relativeFrom="column">
                  <wp:posOffset>4847892</wp:posOffset>
                </wp:positionH>
                <wp:positionV relativeFrom="paragraph">
                  <wp:posOffset>2301971</wp:posOffset>
                </wp:positionV>
                <wp:extent cx="0" cy="316079"/>
                <wp:effectExtent l="76200" t="38100" r="57150" b="27305"/>
                <wp:wrapNone/>
                <wp:docPr id="33" name="Lin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0" cy="31607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C44D8A" id="Line 113" o:spid="_x0000_s1026" style="position:absolute;flip:y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1.7pt,181.25pt" to="381.7pt,20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">
                <v:stroke endarrow="block"/>
              </v:line>
            </w:pict>
          </mc:Fallback>
        </mc:AlternateContent>
      </w:r>
      <w:r w:rsidR="00485EFC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779B4BE" wp14:editId="45187512">
                <wp:simplePos x="0" y="0"/>
                <wp:positionH relativeFrom="margin">
                  <wp:posOffset>4151427</wp:posOffset>
                </wp:positionH>
                <wp:positionV relativeFrom="paragraph">
                  <wp:posOffset>904875</wp:posOffset>
                </wp:positionV>
                <wp:extent cx="1411834" cy="343815"/>
                <wp:effectExtent l="0" t="0" r="0" b="0"/>
                <wp:wrapNone/>
                <wp:docPr id="46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1834" cy="343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B199F3" w14:textId="774A7069" w:rsidR="003A2F7D" w:rsidRPr="00485EFC" w:rsidRDefault="003A2F7D" w:rsidP="00485EFC">
                            <w:pPr>
                              <w:pStyle w:val="affc"/>
                              <w:jc w:val="center"/>
                              <w:rPr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85EFC">
                              <w:rPr>
                                <w:sz w:val="16"/>
                                <w:szCs w:val="16"/>
                              </w:rPr>
                              <w:t>Жгут блока комм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утации А1317-Л2800.80. 25.310-02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9B4BE" id="_x0000_s1037" type="#_x0000_t202" style="position:absolute;left:0;text-align:left;margin-left:326.9pt;margin-top:71.25pt;width:111.15pt;height:27.0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tsEugIAAMM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" filled="f" stroked="f">
                <v:textbox>
                  <w:txbxContent>
                    <w:p w14:paraId="74B199F3" w14:textId="774A7069" w:rsidR="003A2F7D" w:rsidRPr="00485EFC" w:rsidRDefault="003A2F7D" w:rsidP="00485EFC">
                      <w:pPr>
                        <w:pStyle w:val="affc"/>
                        <w:jc w:val="center"/>
                        <w:rPr>
                          <w:sz w:val="16"/>
                          <w:szCs w:val="16"/>
                          <w:lang w:eastAsia="en-US"/>
                        </w:rPr>
                      </w:pPr>
                      <w:r w:rsidRPr="00485EFC">
                        <w:rPr>
                          <w:sz w:val="16"/>
                          <w:szCs w:val="16"/>
                        </w:rPr>
                        <w:t>Жгут блока комм</w:t>
                      </w:r>
                      <w:r>
                        <w:rPr>
                          <w:sz w:val="16"/>
                          <w:szCs w:val="16"/>
                        </w:rPr>
                        <w:t>утации А1317-Л2800.80. 25.310-02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5EFC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D55DFD8" wp14:editId="647751BC">
                <wp:simplePos x="0" y="0"/>
                <wp:positionH relativeFrom="margin">
                  <wp:posOffset>1129012</wp:posOffset>
                </wp:positionH>
                <wp:positionV relativeFrom="paragraph">
                  <wp:posOffset>903531</wp:posOffset>
                </wp:positionV>
                <wp:extent cx="1284388" cy="343561"/>
                <wp:effectExtent l="0" t="0" r="0" b="0"/>
                <wp:wrapNone/>
                <wp:docPr id="45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4388" cy="3435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7510DD" w14:textId="6E431647" w:rsidR="003A2F7D" w:rsidRPr="00485EFC" w:rsidRDefault="003A2F7D" w:rsidP="00485EFC">
                            <w:pPr>
                              <w:pStyle w:val="affc"/>
                              <w:jc w:val="center"/>
                              <w:rPr>
                                <w:sz w:val="16"/>
                                <w:szCs w:val="16"/>
                                <w:lang w:eastAsia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Ж</w:t>
                            </w:r>
                            <w:r w:rsidRPr="00485EFC">
                              <w:rPr>
                                <w:sz w:val="16"/>
                                <w:szCs w:val="16"/>
                              </w:rPr>
                              <w:t>гут блока коммутации А1317-Л2800.80. 25.310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5DFD8" id="_x0000_s1038" type="#_x0000_t202" style="position:absolute;left:0;text-align:left;margin-left:88.9pt;margin-top:71.15pt;width:101.15pt;height:27.0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" filled="f" stroked="f">
                <v:textbox>
                  <w:txbxContent>
                    <w:p w14:paraId="697510DD" w14:textId="6E431647" w:rsidR="003A2F7D" w:rsidRPr="00485EFC" w:rsidRDefault="003A2F7D" w:rsidP="00485EFC">
                      <w:pPr>
                        <w:pStyle w:val="affc"/>
                        <w:jc w:val="center"/>
                        <w:rPr>
                          <w:sz w:val="16"/>
                          <w:szCs w:val="16"/>
                          <w:lang w:eastAsia="en-US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Ж</w:t>
                      </w:r>
                      <w:r w:rsidRPr="00485EFC">
                        <w:rPr>
                          <w:sz w:val="16"/>
                          <w:szCs w:val="16"/>
                        </w:rPr>
                        <w:t>гут блока коммутации А1317-Л2800.80. 25.310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0284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FE5A62A" wp14:editId="29C5127E">
                <wp:simplePos x="0" y="0"/>
                <wp:positionH relativeFrom="column">
                  <wp:posOffset>5603240</wp:posOffset>
                </wp:positionH>
                <wp:positionV relativeFrom="paragraph">
                  <wp:posOffset>3696081</wp:posOffset>
                </wp:positionV>
                <wp:extent cx="844533" cy="338224"/>
                <wp:effectExtent l="0" t="0" r="0" b="0"/>
                <wp:wrapNone/>
                <wp:docPr id="44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4533" cy="33822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8B40DA" w14:textId="780519F2" w:rsidR="003A2F7D" w:rsidRPr="00E30284" w:rsidRDefault="003A2F7D" w:rsidP="00E30284">
                            <w:pPr>
                              <w:pStyle w:val="affc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Счётчик </w:t>
                            </w:r>
                            <w:r w:rsidRPr="00E30284">
                              <w:rPr>
                                <w:sz w:val="20"/>
                              </w:rPr>
                              <w:t>№</w:t>
                            </w:r>
                            <w:r>
                              <w:rPr>
                                <w:sz w:val="20"/>
                              </w:rPr>
                              <w:t xml:space="preserve"> 4</w:t>
                            </w:r>
                          </w:p>
                          <w:p w14:paraId="63DA58BB" w14:textId="5035B5C6" w:rsidR="003A2F7D" w:rsidRPr="00E30284" w:rsidRDefault="003A2F7D" w:rsidP="00E30284">
                            <w:pPr>
                              <w:pStyle w:val="affc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5A62A" id="Text Box 99" o:spid="_x0000_s1039" type="#_x0000_t202" style="position:absolute;left:0;text-align:left;margin-left:441.2pt;margin-top:291.05pt;width:66.5pt;height:26.6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" filled="f" strokecolor="white [3212]">
                <v:textbox inset="0,0,0,0">
                  <w:txbxContent>
                    <w:p w14:paraId="378B40DA" w14:textId="780519F2" w:rsidR="003A2F7D" w:rsidRPr="00E30284" w:rsidRDefault="003A2F7D" w:rsidP="00E30284">
                      <w:pPr>
                        <w:pStyle w:val="affc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Счётчик </w:t>
                      </w:r>
                      <w:r w:rsidRPr="00E30284">
                        <w:rPr>
                          <w:sz w:val="20"/>
                        </w:rPr>
                        <w:t>№</w:t>
                      </w:r>
                      <w:r>
                        <w:rPr>
                          <w:sz w:val="20"/>
                        </w:rPr>
                        <w:t xml:space="preserve"> 4</w:t>
                      </w:r>
                    </w:p>
                    <w:p w14:paraId="63DA58BB" w14:textId="5035B5C6" w:rsidR="003A2F7D" w:rsidRPr="00E30284" w:rsidRDefault="003A2F7D" w:rsidP="00E30284">
                      <w:pPr>
                        <w:pStyle w:val="affc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511C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661E37" wp14:editId="333C7E99">
                <wp:simplePos x="0" y="0"/>
                <wp:positionH relativeFrom="margin">
                  <wp:posOffset>3010534</wp:posOffset>
                </wp:positionH>
                <wp:positionV relativeFrom="paragraph">
                  <wp:posOffset>758735</wp:posOffset>
                </wp:positionV>
                <wp:extent cx="359410" cy="117923"/>
                <wp:effectExtent l="6667" t="0" r="28258" b="28257"/>
                <wp:wrapNone/>
                <wp:docPr id="28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359410" cy="11792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C7363C" w14:textId="680ABCD2" w:rsidR="003A2F7D" w:rsidRPr="00B511C2" w:rsidRDefault="003A2F7D" w:rsidP="00B511C2">
                            <w:pPr>
                              <w:pStyle w:val="affc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511C2">
                              <w:rPr>
                                <w:sz w:val="16"/>
                                <w:szCs w:val="16"/>
                                <w:lang w:val="en-US"/>
                              </w:rPr>
                              <w:t>COM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61E37" id="_x0000_s1040" type="#_x0000_t202" style="position:absolute;left:0;text-align:left;margin-left:237.05pt;margin-top:59.75pt;width:28.3pt;height:9.3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" filled="f" strokecolor="white [3212]">
                <v:textbox style="layout-flow:vertical;mso-layout-flow-alt:bottom-to-top" inset="0,0,0,0">
                  <w:txbxContent>
                    <w:p w14:paraId="07C7363C" w14:textId="680ABCD2" w:rsidR="003A2F7D" w:rsidRPr="00B511C2" w:rsidRDefault="003A2F7D" w:rsidP="00B511C2">
                      <w:pPr>
                        <w:pStyle w:val="affc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511C2">
                        <w:rPr>
                          <w:sz w:val="16"/>
                          <w:szCs w:val="16"/>
                          <w:lang w:val="en-US"/>
                        </w:rPr>
                        <w:t>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511C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3A33D9D" wp14:editId="7D210340">
                <wp:simplePos x="0" y="0"/>
                <wp:positionH relativeFrom="column">
                  <wp:posOffset>6026150</wp:posOffset>
                </wp:positionH>
                <wp:positionV relativeFrom="paragraph">
                  <wp:posOffset>3320617</wp:posOffset>
                </wp:positionV>
                <wp:extent cx="1" cy="366603"/>
                <wp:effectExtent l="0" t="0" r="0" b="0"/>
                <wp:wrapNone/>
                <wp:docPr id="42" name="Lin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" cy="36660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510E9B" id="Line 115" o:spid="_x0000_s1026" style="position:absolute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4.5pt,261.45pt" to="474.5pt,29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">
                <v:stroke startarrow="block" endarrow="block"/>
              </v:line>
            </w:pict>
          </mc:Fallback>
        </mc:AlternateContent>
      </w:r>
      <w:r w:rsidR="00B511C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90FF8BD" wp14:editId="3D648D9A">
                <wp:simplePos x="0" y="0"/>
                <wp:positionH relativeFrom="column">
                  <wp:posOffset>1457985</wp:posOffset>
                </wp:positionH>
                <wp:positionV relativeFrom="paragraph">
                  <wp:posOffset>3332150</wp:posOffset>
                </wp:positionV>
                <wp:extent cx="1" cy="366603"/>
                <wp:effectExtent l="0" t="0" r="0" b="0"/>
                <wp:wrapNone/>
                <wp:docPr id="40" name="Lin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" cy="36660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3E565B" id="Line 115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8pt,262.35pt" to="114.8pt,2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">
                <v:stroke startarrow="block" endarrow="block"/>
              </v:line>
            </w:pict>
          </mc:Fallback>
        </mc:AlternateContent>
      </w:r>
      <w:r w:rsidR="001345D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A35D923" wp14:editId="4840E0C5">
                <wp:simplePos x="0" y="0"/>
                <wp:positionH relativeFrom="column">
                  <wp:posOffset>5565723</wp:posOffset>
                </wp:positionH>
                <wp:positionV relativeFrom="paragraph">
                  <wp:posOffset>2822219</wp:posOffset>
                </wp:positionV>
                <wp:extent cx="878186" cy="495300"/>
                <wp:effectExtent l="0" t="0" r="17780" b="19050"/>
                <wp:wrapNone/>
                <wp:docPr id="36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8186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7007DF" w14:textId="77777777" w:rsidR="003A2F7D" w:rsidRPr="00E966F0" w:rsidRDefault="003A2F7D" w:rsidP="001345D7">
                            <w:pPr>
                              <w:pStyle w:val="affc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E966F0">
                              <w:rPr>
                                <w:sz w:val="24"/>
                                <w:szCs w:val="24"/>
                              </w:rPr>
                              <w:t>ШД</w:t>
                            </w:r>
                          </w:p>
                          <w:p w14:paraId="4DEAFADC" w14:textId="77777777" w:rsidR="003A2F7D" w:rsidRPr="00E966F0" w:rsidRDefault="003A2F7D" w:rsidP="001345D7">
                            <w:pPr>
                              <w:pStyle w:val="affc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966F0">
                              <w:rPr>
                                <w:sz w:val="24"/>
                                <w:szCs w:val="24"/>
                              </w:rPr>
                              <w:t>ДШИ-200</w:t>
                            </w:r>
                          </w:p>
                          <w:p w14:paraId="4AA6A5B5" w14:textId="77777777" w:rsidR="003A2F7D" w:rsidRPr="007C73AE" w:rsidRDefault="003A2F7D" w:rsidP="001345D7">
                            <w:pPr>
                              <w:pStyle w:val="affc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35D923" id="_x0000_s1041" type="#_x0000_t202" style="position:absolute;left:0;text-align:left;margin-left:438.25pt;margin-top:222.2pt;width:69.15pt;height:39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">
                <v:textbox>
                  <w:txbxContent>
                    <w:p w14:paraId="7D7007DF" w14:textId="77777777" w:rsidR="003A2F7D" w:rsidRPr="00E966F0" w:rsidRDefault="003A2F7D" w:rsidP="001345D7">
                      <w:pPr>
                        <w:pStyle w:val="affc"/>
                        <w:jc w:val="center"/>
                        <w:rPr>
                          <w:sz w:val="24"/>
                          <w:szCs w:val="24"/>
                        </w:rPr>
                      </w:pPr>
                      <w:r w:rsidRPr="00E966F0">
                        <w:rPr>
                          <w:sz w:val="24"/>
                          <w:szCs w:val="24"/>
                        </w:rPr>
                        <w:t>ШД</w:t>
                      </w:r>
                    </w:p>
                    <w:p w14:paraId="4DEAFADC" w14:textId="77777777" w:rsidR="003A2F7D" w:rsidRPr="00E966F0" w:rsidRDefault="003A2F7D" w:rsidP="001345D7">
                      <w:pPr>
                        <w:pStyle w:val="affc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E966F0">
                        <w:rPr>
                          <w:sz w:val="24"/>
                          <w:szCs w:val="24"/>
                        </w:rPr>
                        <w:t>ДШИ-200</w:t>
                      </w:r>
                    </w:p>
                    <w:p w14:paraId="4AA6A5B5" w14:textId="77777777" w:rsidR="003A2F7D" w:rsidRPr="007C73AE" w:rsidRDefault="003A2F7D" w:rsidP="001345D7">
                      <w:pPr>
                        <w:pStyle w:val="affc"/>
                      </w:pPr>
                    </w:p>
                  </w:txbxContent>
                </v:textbox>
              </v:shape>
            </w:pict>
          </mc:Fallback>
        </mc:AlternateContent>
      </w:r>
      <w:r w:rsidR="001345D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A492B1" wp14:editId="515DDC8C">
                <wp:simplePos x="0" y="0"/>
                <wp:positionH relativeFrom="column">
                  <wp:posOffset>79664</wp:posOffset>
                </wp:positionH>
                <wp:positionV relativeFrom="paragraph">
                  <wp:posOffset>2838142</wp:posOffset>
                </wp:positionV>
                <wp:extent cx="878186" cy="495300"/>
                <wp:effectExtent l="0" t="0" r="17780" b="19050"/>
                <wp:wrapNone/>
                <wp:docPr id="35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8186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6B03B4" w14:textId="77777777" w:rsidR="003A2F7D" w:rsidRPr="00E966F0" w:rsidRDefault="003A2F7D" w:rsidP="001345D7">
                            <w:pPr>
                              <w:pStyle w:val="affc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E966F0">
                              <w:rPr>
                                <w:sz w:val="24"/>
                                <w:szCs w:val="24"/>
                              </w:rPr>
                              <w:t>ШД</w:t>
                            </w:r>
                          </w:p>
                          <w:p w14:paraId="6F79DC4A" w14:textId="77777777" w:rsidR="003A2F7D" w:rsidRPr="00E966F0" w:rsidRDefault="003A2F7D" w:rsidP="001345D7">
                            <w:pPr>
                              <w:pStyle w:val="affc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966F0">
                              <w:rPr>
                                <w:sz w:val="24"/>
                                <w:szCs w:val="24"/>
                              </w:rPr>
                              <w:t>ДШИ-200</w:t>
                            </w:r>
                          </w:p>
                          <w:p w14:paraId="64D92701" w14:textId="7BB770B0" w:rsidR="003A2F7D" w:rsidRPr="007C73AE" w:rsidRDefault="003A2F7D" w:rsidP="001345D7">
                            <w:pPr>
                              <w:pStyle w:val="affc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A492B1" id="_x0000_s1042" type="#_x0000_t202" style="position:absolute;left:0;text-align:left;margin-left:6.25pt;margin-top:223.5pt;width:69.15pt;height:39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">
                <v:textbox>
                  <w:txbxContent>
                    <w:p w14:paraId="476B03B4" w14:textId="77777777" w:rsidR="003A2F7D" w:rsidRPr="00E966F0" w:rsidRDefault="003A2F7D" w:rsidP="001345D7">
                      <w:pPr>
                        <w:pStyle w:val="affc"/>
                        <w:jc w:val="center"/>
                        <w:rPr>
                          <w:sz w:val="24"/>
                          <w:szCs w:val="24"/>
                        </w:rPr>
                      </w:pPr>
                      <w:r w:rsidRPr="00E966F0">
                        <w:rPr>
                          <w:sz w:val="24"/>
                          <w:szCs w:val="24"/>
                        </w:rPr>
                        <w:t>ШД</w:t>
                      </w:r>
                    </w:p>
                    <w:p w14:paraId="6F79DC4A" w14:textId="77777777" w:rsidR="003A2F7D" w:rsidRPr="00E966F0" w:rsidRDefault="003A2F7D" w:rsidP="001345D7">
                      <w:pPr>
                        <w:pStyle w:val="affc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E966F0">
                        <w:rPr>
                          <w:sz w:val="24"/>
                          <w:szCs w:val="24"/>
                        </w:rPr>
                        <w:t>ДШИ-200</w:t>
                      </w:r>
                    </w:p>
                    <w:p w14:paraId="64D92701" w14:textId="7BB770B0" w:rsidR="003A2F7D" w:rsidRPr="007C73AE" w:rsidRDefault="003A2F7D" w:rsidP="001345D7">
                      <w:pPr>
                        <w:pStyle w:val="affc"/>
                      </w:pPr>
                    </w:p>
                  </w:txbxContent>
                </v:textbox>
              </v:shape>
            </w:pict>
          </mc:Fallback>
        </mc:AlternateContent>
      </w:r>
      <w:r w:rsidR="001168A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79CD54" wp14:editId="4ED9B2D9">
                <wp:simplePos x="0" y="0"/>
                <wp:positionH relativeFrom="column">
                  <wp:posOffset>4883353</wp:posOffset>
                </wp:positionH>
                <wp:positionV relativeFrom="paragraph">
                  <wp:posOffset>6228563</wp:posOffset>
                </wp:positionV>
                <wp:extent cx="890563" cy="0"/>
                <wp:effectExtent l="38100" t="76200" r="24130" b="95250"/>
                <wp:wrapNone/>
                <wp:docPr id="29" name="Lin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890563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760DE8" id="Line 116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4.5pt,490.45pt" to="454.6pt,49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">
                <v:stroke startarrow="block" endarrow="block"/>
              </v:line>
            </w:pict>
          </mc:Fallback>
        </mc:AlternateContent>
      </w:r>
      <w:r w:rsidR="001168A5">
        <w:rPr>
          <w:noProof/>
        </w:rPr>
        <mc:AlternateContent>
          <mc:Choice Requires="wpg">
            <w:drawing>
              <wp:inline distT="0" distB="0" distL="0" distR="0" wp14:anchorId="183D3B7C" wp14:editId="5975EE0A">
                <wp:extent cx="6445136" cy="3978282"/>
                <wp:effectExtent l="0" t="0" r="13335" b="22225"/>
                <wp:docPr id="25" name="Группа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5136" cy="3978282"/>
                          <a:chOff x="-115386" y="798570"/>
                          <a:chExt cx="6522487" cy="3950167"/>
                        </a:xfrm>
                      </wpg:grpSpPr>
                      <wps:wsp>
                        <wps:cNvPr id="12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4387372" y="2508085"/>
                            <a:ext cx="2019729" cy="5048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62A4AE" w14:textId="74648D3C" w:rsidR="003A2F7D" w:rsidRPr="00E601C3" w:rsidRDefault="003A2F7D" w:rsidP="00E30284">
                              <w:pPr>
                                <w:pStyle w:val="affc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t>Блок контроллеров</w:t>
                              </w:r>
                              <w:r w:rsidRPr="006D215D">
                                <w:t xml:space="preserve"> </w:t>
                              </w:r>
                              <w:r w:rsidRPr="0073508C">
                                <w:rPr>
                                  <w:sz w:val="24"/>
                                  <w:szCs w:val="24"/>
                                </w:rPr>
                                <w:t>А1317-Л2800.80. 25.300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-01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" name="Группа 26"/>
                        <wpg:cNvGrpSpPr/>
                        <wpg:grpSpPr>
                          <a:xfrm>
                            <a:off x="-115386" y="798570"/>
                            <a:ext cx="5989390" cy="3950167"/>
                            <a:chOff x="-115386" y="798570"/>
                            <a:chExt cx="5989390" cy="3950167"/>
                          </a:xfrm>
                        </wpg:grpSpPr>
                        <wpg:grpSp>
                          <wpg:cNvPr id="23" name="Группа 23"/>
                          <wpg:cNvGrpSpPr/>
                          <wpg:grpSpPr>
                            <a:xfrm>
                              <a:off x="-115386" y="798570"/>
                              <a:ext cx="5989390" cy="3950167"/>
                              <a:chOff x="-115393" y="798400"/>
                              <a:chExt cx="5989730" cy="4003175"/>
                            </a:xfrm>
                          </wpg:grpSpPr>
                          <wps:wsp>
                            <wps:cNvPr id="64" name="Text Box 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107605" y="934483"/>
                                <a:ext cx="902380" cy="294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548D0B" w14:textId="76B6AFB3" w:rsidR="003A2F7D" w:rsidRPr="00E966F0" w:rsidRDefault="003A2F7D" w:rsidP="00E966F0">
                                  <w:pPr>
                                    <w:pStyle w:val="affc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966F0">
                                    <w:rPr>
                                      <w:sz w:val="16"/>
                                      <w:szCs w:val="16"/>
                                    </w:rPr>
                                    <w:t>Запуск программы</w:t>
                                  </w:r>
                                </w:p>
                                <w:p w14:paraId="597F6960" w14:textId="1033AE46" w:rsidR="003A2F7D" w:rsidRPr="00E966F0" w:rsidRDefault="003A2F7D" w:rsidP="00E966F0">
                                  <w:pPr>
                                    <w:pStyle w:val="affc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966F0">
                                    <w:rPr>
                                      <w:sz w:val="16"/>
                                      <w:szCs w:val="16"/>
                                    </w:rPr>
                                    <w:t>S</w:t>
                                  </w:r>
                                  <w:r w:rsidRPr="00E966F0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hag</w:t>
                                  </w:r>
                                  <w:r w:rsidRPr="00E966F0">
                                    <w:rPr>
                                      <w:sz w:val="16"/>
                                      <w:szCs w:val="16"/>
                                    </w:rPr>
                                    <w:t>4.exe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66" name="Text Box 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102710" y="4387461"/>
                                <a:ext cx="902663" cy="31884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2EB38CB4" w14:textId="3EFAA3AC" w:rsidR="003A2F7D" w:rsidRPr="00B511C2" w:rsidRDefault="003A2F7D" w:rsidP="001168A5">
                                  <w:pPr>
                                    <w:pStyle w:val="affc"/>
                                    <w:rPr>
                                      <w:sz w:val="20"/>
                                    </w:rPr>
                                  </w:pPr>
                                  <w:r w:rsidRPr="00B511C2">
                                    <w:rPr>
                                      <w:sz w:val="20"/>
                                    </w:rPr>
                                    <w:t>Зеркало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 w:rsidRPr="00B511C2">
                                    <w:rPr>
                                      <w:sz w:val="20"/>
                                    </w:rPr>
                                    <w:t>№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 w:rsidRPr="00B511C2">
                                    <w:rPr>
                                      <w:sz w:val="20"/>
                                    </w:rPr>
                                    <w:t>1</w:t>
                                  </w:r>
                                </w:p>
                                <w:p w14:paraId="3929A796" w14:textId="77777777" w:rsidR="003A2F7D" w:rsidRDefault="003A2F7D" w:rsidP="001168A5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Text Box 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62445" y="4395576"/>
                                <a:ext cx="1027136" cy="4059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25CBC3A" w14:textId="6B68DB6A" w:rsidR="003A2F7D" w:rsidRPr="00E30284" w:rsidRDefault="003A2F7D" w:rsidP="00B33291">
                                  <w:pPr>
                                    <w:pStyle w:val="affc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E30284">
                                    <w:rPr>
                                      <w:sz w:val="20"/>
                                    </w:rPr>
                                    <w:t>Рентгеновская трубка №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r w:rsidRPr="00E30284">
                                    <w:rPr>
                                      <w:sz w:val="20"/>
                                    </w:rPr>
                                    <w:t>3</w:t>
                                  </w:r>
                                </w:p>
                                <w:p w14:paraId="661CCB11" w14:textId="57E61FBF" w:rsidR="003A2F7D" w:rsidRPr="00E30284" w:rsidRDefault="003A2F7D" w:rsidP="00E30284">
                                  <w:pPr>
                                    <w:pStyle w:val="affc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115393" y="2539650"/>
                                <a:ext cx="2022809" cy="49857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4E3C3D" w14:textId="7DAB5B12" w:rsidR="003A2F7D" w:rsidRPr="007C73AE" w:rsidRDefault="003A2F7D" w:rsidP="00E30284">
                                  <w:pPr>
                                    <w:pStyle w:val="affc"/>
                                    <w:jc w:val="center"/>
                                  </w:pPr>
                                  <w:r>
                                    <w:t>Блок контроллеров</w:t>
                                  </w:r>
                                  <w:r w:rsidRPr="006D215D"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А1317-Л2800.80. 25.300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1" name="Line 100"/>
                            <wps:cNvCnPr/>
                            <wps:spPr bwMode="auto">
                              <a:xfrm>
                                <a:off x="5874337" y="3045686"/>
                                <a:ext cx="0" cy="51622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4" name="Line 103"/>
                            <wps:cNvCnPr>
                              <a:endCxn id="105" idx="3"/>
                            </wps:cNvCnPr>
                            <wps:spPr bwMode="auto">
                              <a:xfrm flipH="1">
                                <a:off x="3833360" y="1073074"/>
                                <a:ext cx="422362" cy="2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5" name="Text Box 10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66149" y="798400"/>
                                <a:ext cx="1367296" cy="54945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9BFA24" w14:textId="3FC1F64E" w:rsidR="003A2F7D" w:rsidRPr="006078DF" w:rsidRDefault="003A2F7D" w:rsidP="00CA5133">
                                  <w:pPr>
                                    <w:pStyle w:val="affc"/>
                                    <w:jc w:val="center"/>
                                    <w:rPr>
                                      <w:szCs w:val="28"/>
                                      <w:lang w:eastAsia="en-US"/>
                                    </w:rPr>
                                  </w:pPr>
                                  <w:r w:rsidRPr="006078DF">
                                    <w:rPr>
                                      <w:szCs w:val="28"/>
                                      <w:lang w:eastAsia="en-US"/>
                                    </w:rPr>
                                    <w:t>Персональный компьютер</w:t>
                                  </w:r>
                                </w:p>
                                <w:p w14:paraId="61D7F3D8" w14:textId="77777777" w:rsidR="003A2F7D" w:rsidRPr="00844353" w:rsidRDefault="003A2F7D" w:rsidP="001168A5">
                                  <w:pPr>
                                    <w:pStyle w:val="affc"/>
                                    <w:rPr>
                                      <w:lang w:eastAsia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" name="Text Box 10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65370" y="1739735"/>
                                <a:ext cx="1768744" cy="493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8CCADF" w14:textId="0F867299" w:rsidR="003A2F7D" w:rsidRPr="00E601C3" w:rsidRDefault="003A2F7D" w:rsidP="006078DF">
                                  <w:pPr>
                                    <w:pStyle w:val="affc"/>
                                    <w:jc w:val="center"/>
                                    <w:rPr>
                                      <w:sz w:val="24"/>
                                      <w:szCs w:val="24"/>
                                      <w:lang w:eastAsia="en-US"/>
                                    </w:rPr>
                                  </w:pPr>
                                  <w:r>
                                    <w:t xml:space="preserve">Блок коммутации </w:t>
                                  </w:r>
                                  <w:r w:rsidRPr="0073508C">
                                    <w:rPr>
                                      <w:sz w:val="24"/>
                                      <w:szCs w:val="24"/>
                                    </w:rPr>
                                    <w:t>А1317-Л2800.80.25.100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" name="Line 106"/>
                            <wps:cNvCnPr/>
                            <wps:spPr bwMode="auto">
                              <a:xfrm flipH="1">
                                <a:off x="346545" y="3045250"/>
                                <a:ext cx="3301" cy="53253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4" name="Line 113"/>
                            <wps:cNvCnPr>
                              <a:endCxn id="12" idx="0"/>
                            </wps:cNvCnPr>
                            <wps:spPr bwMode="auto">
                              <a:xfrm flipH="1">
                                <a:off x="5397543" y="1978675"/>
                                <a:ext cx="8556" cy="552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6" name="Line 115"/>
                            <wps:cNvCnPr/>
                            <wps:spPr bwMode="auto">
                              <a:xfrm flipH="1">
                                <a:off x="351411" y="4072739"/>
                                <a:ext cx="1" cy="36891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7" name="Line 116"/>
                            <wps:cNvCnPr>
                              <a:endCxn id="82" idx="0"/>
                            </wps:cNvCnPr>
                            <wps:spPr bwMode="auto">
                              <a:xfrm>
                                <a:off x="895941" y="1986087"/>
                                <a:ext cx="1" cy="55330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2" name="Line 121"/>
                            <wps:cNvCnPr/>
                            <wps:spPr bwMode="auto">
                              <a:xfrm flipH="1" flipV="1">
                                <a:off x="2892120" y="2232999"/>
                                <a:ext cx="2808" cy="55070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3" name="Line 102"/>
                            <wps:cNvCnPr>
                              <a:stCxn id="6" idx="3"/>
                            </wps:cNvCnPr>
                            <wps:spPr bwMode="auto">
                              <a:xfrm flipV="1">
                                <a:off x="3821476" y="3357231"/>
                                <a:ext cx="881840" cy="75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3" name="Line 113"/>
                            <wps:cNvCnPr>
                              <a:endCxn id="106" idx="1"/>
                            </wps:cNvCnPr>
                            <wps:spPr bwMode="auto">
                              <a:xfrm flipV="1">
                                <a:off x="895860" y="1986469"/>
                                <a:ext cx="1369318" cy="425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94515" y="3199131"/>
                                <a:ext cx="1426961" cy="31845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B1B56B" w14:textId="614047A3" w:rsidR="003A2F7D" w:rsidRPr="006078DF" w:rsidRDefault="003A2F7D" w:rsidP="006078DF">
                                  <w:pPr>
                                    <w:pStyle w:val="affc"/>
                                    <w:ind w:left="0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Источник питания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Line 113"/>
                            <wps:cNvCnPr/>
                            <wps:spPr bwMode="auto">
                              <a:xfrm flipH="1" flipV="1">
                                <a:off x="3456118" y="2232684"/>
                                <a:ext cx="3706" cy="56060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Прямая соединительная линия 9"/>
                            <wps:cNvCnPr>
                              <a:endCxn id="6" idx="1"/>
                            </wps:cNvCnPr>
                            <wps:spPr>
                              <a:xfrm>
                                <a:off x="1693800" y="3357606"/>
                                <a:ext cx="700715" cy="37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" name="Line 115"/>
                            <wps:cNvCnPr>
                              <a:stCxn id="106" idx="0"/>
                              <a:endCxn id="105" idx="2"/>
                            </wps:cNvCnPr>
                            <wps:spPr bwMode="auto">
                              <a:xfrm flipV="1">
                                <a:off x="3149743" y="1347856"/>
                                <a:ext cx="54" cy="39187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Text Box 9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62621" y="4444255"/>
                                <a:ext cx="854775" cy="34039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82715C" w14:textId="77777777" w:rsidR="003A2F7D" w:rsidRDefault="003A2F7D" w:rsidP="00B33291">
                                  <w:pPr>
                                    <w:pStyle w:val="affc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E30284">
                                    <w:rPr>
                                      <w:sz w:val="20"/>
                                    </w:rPr>
                                    <w:t>Поворотный</w:t>
                                  </w:r>
                                </w:p>
                                <w:p w14:paraId="7D43C829" w14:textId="328E54AD" w:rsidR="003A2F7D" w:rsidRPr="00E30284" w:rsidRDefault="003A2F7D" w:rsidP="00B33291">
                                  <w:pPr>
                                    <w:pStyle w:val="affc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E30284">
                                    <w:rPr>
                                      <w:sz w:val="20"/>
                                    </w:rPr>
                                    <w:t>стол №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 2</w:t>
                                  </w:r>
                                </w:p>
                                <w:p w14:paraId="3F2A4F90" w14:textId="585BA2D4" w:rsidR="003A2F7D" w:rsidRPr="00E30284" w:rsidRDefault="003A2F7D" w:rsidP="00E30284">
                                  <w:pPr>
                                    <w:pStyle w:val="affc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1" name="Line 116"/>
                            <wps:cNvCnPr>
                              <a:endCxn id="106" idx="3"/>
                            </wps:cNvCnPr>
                            <wps:spPr bwMode="auto">
                              <a:xfrm flipH="1">
                                <a:off x="4034114" y="1978172"/>
                                <a:ext cx="1372809" cy="812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Line 113"/>
                          <wps:cNvCnPr/>
                          <wps:spPr bwMode="auto">
                            <a:xfrm flipH="1" flipV="1">
                              <a:off x="1691218" y="3009137"/>
                              <a:ext cx="2486" cy="31499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13"/>
                          <wps:cNvCnPr>
                            <a:endCxn id="82" idx="3"/>
                          </wps:cNvCnPr>
                          <wps:spPr bwMode="auto">
                            <a:xfrm flipH="1">
                              <a:off x="1907307" y="2759067"/>
                              <a:ext cx="956789" cy="364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Text Box 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64096" y="3495431"/>
                              <a:ext cx="866437" cy="3040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E98963" w14:textId="0522A044" w:rsidR="003A2F7D" w:rsidRPr="00EB425F" w:rsidRDefault="003A2F7D" w:rsidP="001168A5">
                                <w:pPr>
                                  <w:pStyle w:val="25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Line 116"/>
                          <wps:cNvCnPr/>
                          <wps:spPr bwMode="auto">
                            <a:xfrm>
                              <a:off x="1251813" y="3009115"/>
                              <a:ext cx="0" cy="52638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116"/>
                          <wps:cNvCnPr>
                            <a:endCxn id="12" idx="1"/>
                          </wps:cNvCnPr>
                          <wps:spPr bwMode="auto">
                            <a:xfrm flipV="1">
                              <a:off x="3455043" y="2760522"/>
                              <a:ext cx="932329" cy="678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83D3B7C" id="Группа 25" o:spid="_x0000_s1043" style="width:507.5pt;height:313.25pt;mso-position-horizontal-relative:char;mso-position-vertical-relative:line" coordorigin="-1153,7985" coordsize="65224,39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">
                <v:shape id="_x0000_s1044" type="#_x0000_t202" style="position:absolute;left:43873;top:25080;width:20198;height:5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">
                  <v:textbox>
                    <w:txbxContent>
                      <w:p w14:paraId="6962A4AE" w14:textId="74648D3C" w:rsidR="003A2F7D" w:rsidRPr="00E601C3" w:rsidRDefault="003A2F7D" w:rsidP="00E30284">
                        <w:pPr>
                          <w:pStyle w:val="affc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t>Блок контроллеров</w:t>
                        </w:r>
                        <w:r w:rsidRPr="006D215D">
                          <w:t xml:space="preserve"> </w:t>
                        </w:r>
                        <w:r w:rsidRPr="0073508C">
                          <w:rPr>
                            <w:sz w:val="24"/>
                            <w:szCs w:val="24"/>
                          </w:rPr>
                          <w:t>А1317-Л2800.80. 25.300</w:t>
                        </w:r>
                        <w:r>
                          <w:rPr>
                            <w:sz w:val="24"/>
                            <w:szCs w:val="24"/>
                          </w:rPr>
                          <w:t>-01</w:t>
                        </w:r>
                      </w:p>
                    </w:txbxContent>
                  </v:textbox>
                </v:shape>
                <v:group id="Группа 26" o:spid="_x0000_s1045" style="position:absolute;left:-1153;top:7985;width:59893;height:39502" coordorigin="-1153,7985" coordsize="59893,39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group id="Группа 23" o:spid="_x0000_s1046" style="position:absolute;left:-1153;top:7985;width:59893;height:39502" coordorigin="-1153,7984" coordsize="59897,40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shape id="Text Box 63" o:spid="_x0000_s1047" type="#_x0000_t202" style="position:absolute;left:41076;top:9344;width:9023;height:2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" strokecolor="white">
                      <v:textbox inset="0,0,0,0">
                        <w:txbxContent>
                          <w:p w14:paraId="08548D0B" w14:textId="76B6AFB3" w:rsidR="003A2F7D" w:rsidRPr="00E966F0" w:rsidRDefault="003A2F7D" w:rsidP="00E966F0">
                            <w:pPr>
                              <w:pStyle w:val="affc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966F0">
                              <w:rPr>
                                <w:sz w:val="16"/>
                                <w:szCs w:val="16"/>
                              </w:rPr>
                              <w:t>Запуск программы</w:t>
                            </w:r>
                          </w:p>
                          <w:p w14:paraId="597F6960" w14:textId="1033AE46" w:rsidR="003A2F7D" w:rsidRPr="00E966F0" w:rsidRDefault="003A2F7D" w:rsidP="00E966F0">
                            <w:pPr>
                              <w:pStyle w:val="affc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966F0"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 w:rsidRPr="00E966F0">
                              <w:rPr>
                                <w:sz w:val="16"/>
                                <w:szCs w:val="16"/>
                                <w:lang w:val="en-US"/>
                              </w:rPr>
                              <w:t>hag</w:t>
                            </w:r>
                            <w:r w:rsidRPr="00E966F0">
                              <w:rPr>
                                <w:sz w:val="16"/>
                                <w:szCs w:val="16"/>
                              </w:rPr>
                              <w:t>4.exe</w:t>
                            </w:r>
                          </w:p>
                        </w:txbxContent>
                      </v:textbox>
                    </v:shape>
                    <v:shape id="Text Box 65" o:spid="_x0000_s1048" type="#_x0000_t202" style="position:absolute;left:-1027;top:43874;width:9026;height:3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" filled="f" strokecolor="white">
                      <v:textbox>
                        <w:txbxContent>
                          <w:p w14:paraId="2EB38CB4" w14:textId="3EFAA3AC" w:rsidR="003A2F7D" w:rsidRPr="00B511C2" w:rsidRDefault="003A2F7D" w:rsidP="001168A5">
                            <w:pPr>
                              <w:pStyle w:val="affc"/>
                              <w:rPr>
                                <w:sz w:val="20"/>
                              </w:rPr>
                            </w:pPr>
                            <w:r w:rsidRPr="00B511C2">
                              <w:rPr>
                                <w:sz w:val="20"/>
                              </w:rPr>
                              <w:t>Зеркало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 w:rsidRPr="00B511C2">
                              <w:rPr>
                                <w:sz w:val="20"/>
                              </w:rPr>
                              <w:t>№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 w:rsidRPr="00B511C2">
                              <w:rPr>
                                <w:sz w:val="20"/>
                              </w:rPr>
                              <w:t>1</w:t>
                            </w:r>
                          </w:p>
                          <w:p w14:paraId="3929A796" w14:textId="77777777" w:rsidR="003A2F7D" w:rsidRDefault="003A2F7D" w:rsidP="001168A5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</v:shape>
                    <v:shape id="Text Box 69" o:spid="_x0000_s1049" type="#_x0000_t202" style="position:absolute;left:7624;top:43955;width:10271;height:4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" filled="f" strokecolor="white">
                      <v:textbox>
                        <w:txbxContent>
                          <w:p w14:paraId="325CBC3A" w14:textId="6B68DB6A" w:rsidR="003A2F7D" w:rsidRPr="00E30284" w:rsidRDefault="003A2F7D" w:rsidP="00B33291">
                            <w:pPr>
                              <w:pStyle w:val="affc"/>
                              <w:jc w:val="center"/>
                              <w:rPr>
                                <w:sz w:val="20"/>
                              </w:rPr>
                            </w:pPr>
                            <w:r w:rsidRPr="00E30284">
                              <w:rPr>
                                <w:sz w:val="20"/>
                              </w:rPr>
                              <w:t>Рентгеновская трубка №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 w:rsidRPr="00E30284">
                              <w:rPr>
                                <w:sz w:val="20"/>
                              </w:rPr>
                              <w:t>3</w:t>
                            </w:r>
                          </w:p>
                          <w:p w14:paraId="661CCB11" w14:textId="57E61FBF" w:rsidR="003A2F7D" w:rsidRPr="00E30284" w:rsidRDefault="003A2F7D" w:rsidP="00E30284">
                            <w:pPr>
                              <w:pStyle w:val="affc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_x0000_s1050" type="#_x0000_t202" style="position:absolute;left:-1153;top:25396;width:20227;height:4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">
                      <v:textbox>
                        <w:txbxContent>
                          <w:p w14:paraId="164E3C3D" w14:textId="7DAB5B12" w:rsidR="003A2F7D" w:rsidRPr="007C73AE" w:rsidRDefault="003A2F7D" w:rsidP="00E30284">
                            <w:pPr>
                              <w:pStyle w:val="affc"/>
                              <w:jc w:val="center"/>
                            </w:pPr>
                            <w:r>
                              <w:t>Блок контроллеров</w:t>
                            </w:r>
                            <w:r w:rsidRPr="006D215D"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А1317-Л2800.80. 25.300</w:t>
                            </w:r>
                          </w:p>
                        </w:txbxContent>
                      </v:textbox>
                    </v:shape>
                    <v:line id="Line 100" o:spid="_x0000_s1051" style="position:absolute;visibility:visible;mso-wrap-style:square" from="58743,30456" to="58743,35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">
                      <v:stroke endarrow="block"/>
                    </v:line>
                    <v:line id="Line 103" o:spid="_x0000_s1052" style="position:absolute;flip:x;visibility:visible;mso-wrap-style:square" from="38333,10730" to="42557,10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">
                      <v:stroke endarrow="block"/>
                    </v:line>
                    <v:shape id="Text Box 104" o:spid="_x0000_s1053" type="#_x0000_t202" style="position:absolute;left:24661;top:7984;width:13673;height:5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5++wwAAANw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g/eYe/Z+IFcnYHAAD//wMAUEsBAi0AFAAGAAgAAAAhANvh9svuAAAAhQEAABMAAAAAAAAAAAAA&#10;AAAAAAAAAFtDb250ZW50X1R5cGVzXS54bWxQSwECLQAUAAYACAAAACEAWvQsW78AAAAVAQAACwAA&#10;AAAAAAAAAAAAAAAfAQAAX3JlbHMvLnJlbHNQSwECLQAUAAYACAAAACEAuaefvsMAAADcAAAADwAA&#10;AAAAAAAAAAAAAAAHAgAAZHJzL2Rvd25yZXYueG1sUEsFBgAAAAADAAMAtwAAAPcCAAAAAA==&#10;">
                      <v:textbox>
                        <w:txbxContent>
                          <w:p w14:paraId="139BFA24" w14:textId="3FC1F64E" w:rsidR="003A2F7D" w:rsidRPr="006078DF" w:rsidRDefault="003A2F7D" w:rsidP="00CA5133">
                            <w:pPr>
                              <w:pStyle w:val="affc"/>
                              <w:jc w:val="center"/>
                              <w:rPr>
                                <w:szCs w:val="28"/>
                                <w:lang w:eastAsia="en-US"/>
                              </w:rPr>
                            </w:pPr>
                            <w:r w:rsidRPr="006078DF">
                              <w:rPr>
                                <w:szCs w:val="28"/>
                                <w:lang w:eastAsia="en-US"/>
                              </w:rPr>
                              <w:t>Персональный компьютер</w:t>
                            </w:r>
                          </w:p>
                          <w:p w14:paraId="61D7F3D8" w14:textId="77777777" w:rsidR="003A2F7D" w:rsidRPr="00844353" w:rsidRDefault="003A2F7D" w:rsidP="001168A5">
                            <w:pPr>
                              <w:pStyle w:val="affc"/>
                              <w:rPr>
                                <w:lang w:eastAsia="en-US"/>
                              </w:rPr>
                            </w:pPr>
                          </w:p>
                        </w:txbxContent>
                      </v:textbox>
                    </v:shape>
                    <v:shape id="Text Box 105" o:spid="_x0000_s1054" type="#_x0000_t202" style="position:absolute;left:22653;top:17397;width:17688;height:4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QHJwwAAANw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SeH/mXiBXPwBAAD//wMAUEsBAi0AFAAGAAgAAAAhANvh9svuAAAAhQEAABMAAAAAAAAAAAAA&#10;AAAAAAAAAFtDb250ZW50X1R5cGVzXS54bWxQSwECLQAUAAYACAAAACEAWvQsW78AAAAVAQAACwAA&#10;AAAAAAAAAAAAAAAfAQAAX3JlbHMvLnJlbHNQSwECLQAUAAYACAAAACEASXUBycMAAADcAAAADwAA&#10;AAAAAAAAAAAAAAAHAgAAZHJzL2Rvd25yZXYueG1sUEsFBgAAAAADAAMAtwAAAPcCAAAAAA==&#10;">
                      <v:textbox>
                        <w:txbxContent>
                          <w:p w14:paraId="0E8CCADF" w14:textId="0F867299" w:rsidR="003A2F7D" w:rsidRPr="00E601C3" w:rsidRDefault="003A2F7D" w:rsidP="006078DF">
                            <w:pPr>
                              <w:pStyle w:val="affc"/>
                              <w:jc w:val="center"/>
                              <w:rPr>
                                <w:sz w:val="24"/>
                                <w:szCs w:val="24"/>
                                <w:lang w:eastAsia="en-US"/>
                              </w:rPr>
                            </w:pPr>
                            <w:r>
                              <w:t xml:space="preserve">Блок коммутации </w:t>
                            </w:r>
                            <w:r w:rsidRPr="0073508C">
                              <w:rPr>
                                <w:sz w:val="24"/>
                                <w:szCs w:val="24"/>
                              </w:rPr>
                              <w:t>А1317-Л2800.80.25.100</w:t>
                            </w:r>
                          </w:p>
                        </w:txbxContent>
                      </v:textbox>
                    </v:shape>
                    <v:line id="Line 106" o:spid="_x0000_s1055" style="position:absolute;flip:x;visibility:visible;mso-wrap-style:square" from="3465,30452" to="3498,35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">
                      <v:stroke endarrow="block"/>
                    </v:line>
                    <v:line id="Line 113" o:spid="_x0000_s1056" style="position:absolute;flip:x;visibility:visible;mso-wrap-style:square" from="53975,19786" to="54060,25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">
                      <v:stroke endarrow="block"/>
                    </v:line>
                    <v:line id="Line 115" o:spid="_x0000_s1057" style="position:absolute;flip:x;visibility:visible;mso-wrap-style:square" from="3514,40727" to="3514,44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">
                      <v:stroke startarrow="block" endarrow="block"/>
                    </v:line>
                    <v:line id="Line 116" o:spid="_x0000_s1058" style="position:absolute;visibility:visible;mso-wrap-style:square" from="8959,19860" to="8959,25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">
                      <v:stroke endarrow="block"/>
                    </v:line>
                    <v:line id="Line 121" o:spid="_x0000_s1059" style="position:absolute;flip:x y;visibility:visible;mso-wrap-style:square" from="28921,22329" to="28949,27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">
                      <v:stroke endarrow="block"/>
                    </v:line>
                    <v:line id="Line 102" o:spid="_x0000_s1060" style="position:absolute;flip:y;visibility:visible;mso-wrap-style:square" from="38214,33572" to="47033,33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"/>
                    <v:line id="Line 113" o:spid="_x0000_s1061" style="position:absolute;flip:y;visibility:visible;mso-wrap-style:square" from="8958,19864" to="22651,19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">
                      <v:stroke endarrow="block"/>
                    </v:line>
                    <v:shape id="_x0000_s1062" type="#_x0000_t202" style="position:absolute;left:23945;top:31991;width:14269;height:3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">
                      <v:textbox>
                        <w:txbxContent>
                          <w:p w14:paraId="1AB1B56B" w14:textId="614047A3" w:rsidR="003A2F7D" w:rsidRPr="006078DF" w:rsidRDefault="003A2F7D" w:rsidP="006078DF">
                            <w:pPr>
                              <w:pStyle w:val="affc"/>
                              <w:ind w:left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Источник питания</w:t>
                            </w:r>
                          </w:p>
                        </w:txbxContent>
                      </v:textbox>
                    </v:shape>
                    <v:line id="Line 113" o:spid="_x0000_s1063" style="position:absolute;flip:x y;visibility:visible;mso-wrap-style:square" from="34561,22326" to="34598,27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" strokecolor="black [3213]">
                      <v:stroke endarrow="block"/>
                    </v:line>
                    <v:line id="Прямая соединительная линия 9" o:spid="_x0000_s1064" style="position:absolute;visibility:visible;mso-wrap-style:square" from="16938,33576" to="23945,33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" strokecolor="black [3213]"/>
                    <v:line id="Line 115" o:spid="_x0000_s1065" style="position:absolute;flip:y;visibility:visible;mso-wrap-style:square" from="31497,13478" to="31497,17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">
                      <v:stroke startarrow="block" endarrow="block"/>
                    </v:line>
                    <v:shape id="_x0000_s1066" type="#_x0000_t202" style="position:absolute;left:45626;top:44442;width:8547;height:3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" filled="f" strokecolor="white [3212]">
                      <v:textbox inset="0,0,0,0">
                        <w:txbxContent>
                          <w:p w14:paraId="4E82715C" w14:textId="77777777" w:rsidR="003A2F7D" w:rsidRDefault="003A2F7D" w:rsidP="00B33291">
                            <w:pPr>
                              <w:pStyle w:val="affc"/>
                              <w:jc w:val="center"/>
                              <w:rPr>
                                <w:sz w:val="20"/>
                              </w:rPr>
                            </w:pPr>
                            <w:r w:rsidRPr="00E30284">
                              <w:rPr>
                                <w:sz w:val="20"/>
                              </w:rPr>
                              <w:t>Поворотный</w:t>
                            </w:r>
                          </w:p>
                          <w:p w14:paraId="7D43C829" w14:textId="328E54AD" w:rsidR="003A2F7D" w:rsidRPr="00E30284" w:rsidRDefault="003A2F7D" w:rsidP="00B33291">
                            <w:pPr>
                              <w:pStyle w:val="affc"/>
                              <w:jc w:val="center"/>
                              <w:rPr>
                                <w:sz w:val="20"/>
                              </w:rPr>
                            </w:pPr>
                            <w:r w:rsidRPr="00E30284">
                              <w:rPr>
                                <w:sz w:val="20"/>
                              </w:rPr>
                              <w:t>стол №</w:t>
                            </w:r>
                            <w:r>
                              <w:rPr>
                                <w:sz w:val="20"/>
                              </w:rPr>
                              <w:t xml:space="preserve"> 2</w:t>
                            </w:r>
                          </w:p>
                          <w:p w14:paraId="3F2A4F90" w14:textId="585BA2D4" w:rsidR="003A2F7D" w:rsidRPr="00E30284" w:rsidRDefault="003A2F7D" w:rsidP="00E30284">
                            <w:pPr>
                              <w:pStyle w:val="affc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line id="Line 116" o:spid="_x0000_s1067" style="position:absolute;flip:x;visibility:visible;mso-wrap-style:square" from="40341,19781" to="54069,19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">
                      <v:stroke endarrow="block"/>
                    </v:line>
                  </v:group>
                  <v:line id="Line 113" o:spid="_x0000_s1068" style="position:absolute;flip:x y;visibility:visible;mso-wrap-style:square" from="16912,30091" to="16937,33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">
                    <v:stroke endarrow="block"/>
                  </v:line>
                  <v:line id="Line 113" o:spid="_x0000_s1069" style="position:absolute;flip:x;visibility:visible;mso-wrap-style:square" from="19073,27590" to="28640,276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">
                    <v:stroke endarrow="block"/>
                  </v:line>
                  <v:shape id="Text Box 87" o:spid="_x0000_s1070" type="#_x0000_t202" style="position:absolute;left:28640;top:34954;width:8665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<v:textbox>
                      <w:txbxContent>
                        <w:p w14:paraId="65E98963" w14:textId="0522A044" w:rsidR="003A2F7D" w:rsidRPr="00EB425F" w:rsidRDefault="003A2F7D" w:rsidP="001168A5">
                          <w:pPr>
                            <w:pStyle w:val="25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line id="Line 116" o:spid="_x0000_s1071" style="position:absolute;visibility:visible;mso-wrap-style:square" from="12518,30091" to="12518,35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">
                    <v:stroke endarrow="block"/>
                  </v:line>
                  <v:line id="Line 116" o:spid="_x0000_s1072" style="position:absolute;flip:y;visibility:visible;mso-wrap-style:square" from="34550,27605" to="43873,27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">
                    <v:stroke endarrow="block"/>
                  </v:line>
                </v:group>
                <w10:anchorlock/>
              </v:group>
            </w:pict>
          </mc:Fallback>
        </mc:AlternateContent>
      </w:r>
    </w:p>
    <w:p w14:paraId="43E4AB37" w14:textId="671E6C06" w:rsidR="001168A5" w:rsidRPr="00E30284" w:rsidRDefault="001168A5" w:rsidP="00E30284">
      <w:pPr>
        <w:pStyle w:val="afd"/>
      </w:pPr>
      <w:bookmarkStart w:id="26" w:name="_Ref144711492"/>
      <w:r w:rsidRPr="00E30284">
        <w:t xml:space="preserve">Рисунок </w:t>
      </w:r>
      <w:bookmarkEnd w:id="26"/>
      <w:r w:rsidR="00E30284" w:rsidRPr="00E30284">
        <w:t>2</w:t>
      </w:r>
      <w:r w:rsidRPr="00E30284">
        <w:t xml:space="preserve"> – Блок-схема </w:t>
      </w:r>
      <w:r w:rsidR="00E30284" w:rsidRPr="00E30284">
        <w:t>САУ РЗДРТ</w:t>
      </w:r>
      <w:r w:rsidRPr="00E30284">
        <w:t xml:space="preserve"> с элементами</w:t>
      </w:r>
      <w:r w:rsidR="004D0634">
        <w:t xml:space="preserve"> подключения </w:t>
      </w:r>
      <w:r w:rsidRPr="00E30284">
        <w:t>и питания</w:t>
      </w:r>
    </w:p>
    <w:p w14:paraId="082E5CED" w14:textId="034A1E71" w:rsidR="00D4047C" w:rsidRDefault="003658C6" w:rsidP="001168A5">
      <w:pPr>
        <w:pStyle w:val="afa"/>
      </w:pPr>
      <w:r>
        <w:lastRenderedPageBreak/>
        <w:t xml:space="preserve">При помощи программы управления САУ РЗДРТ на ПК осуществляется управление </w:t>
      </w:r>
      <w:r w:rsidR="00D4047C">
        <w:t>элементами оптической системы (зеркало №</w:t>
      </w:r>
      <w:r w:rsidR="00C528F9">
        <w:t xml:space="preserve"> </w:t>
      </w:r>
      <w:r w:rsidR="00D4047C">
        <w:t>1, поворотный стол №</w:t>
      </w:r>
      <w:r w:rsidR="00C528F9">
        <w:t xml:space="preserve"> </w:t>
      </w:r>
      <w:r w:rsidR="00D4047C">
        <w:t>2, рентгеновская трубка №</w:t>
      </w:r>
      <w:r w:rsidR="00C528F9">
        <w:t xml:space="preserve"> </w:t>
      </w:r>
      <w:r w:rsidR="00D4047C">
        <w:t>3, счётчик №</w:t>
      </w:r>
      <w:r w:rsidR="00C528F9">
        <w:t xml:space="preserve"> </w:t>
      </w:r>
      <w:r w:rsidR="00D4047C">
        <w:t xml:space="preserve">4). </w:t>
      </w:r>
    </w:p>
    <w:p w14:paraId="3218CA67" w14:textId="6713715A" w:rsidR="00D4047C" w:rsidRDefault="003658C6" w:rsidP="001168A5">
      <w:pPr>
        <w:pStyle w:val="afa"/>
      </w:pPr>
      <w:r>
        <w:t xml:space="preserve">К </w:t>
      </w:r>
      <w:r w:rsidR="00D4047C">
        <w:t xml:space="preserve">ПК через </w:t>
      </w:r>
      <w:r w:rsidR="00D4047C">
        <w:rPr>
          <w:lang w:val="en-US"/>
        </w:rPr>
        <w:t>COM</w:t>
      </w:r>
      <w:r w:rsidR="00D4047C" w:rsidRPr="00D4047C">
        <w:t>-</w:t>
      </w:r>
      <w:r w:rsidR="00D4047C">
        <w:t xml:space="preserve">порт подключается блок коммутации. Он имеет возможность индикации </w:t>
      </w:r>
      <w:r w:rsidR="0039660C">
        <w:t>работы</w:t>
      </w:r>
      <w:r w:rsidR="00D4047C">
        <w:t xml:space="preserve"> блоков контроллеров (</w:t>
      </w:r>
      <w:r w:rsidR="00D4047C" w:rsidRPr="00D4047C">
        <w:t>зелёный</w:t>
      </w:r>
      <w:r w:rsidR="00D4047C">
        <w:t xml:space="preserve">    </w:t>
      </w:r>
      <w:r w:rsidR="00D4047C" w:rsidRPr="00D4047C">
        <w:t>цвет</w:t>
      </w:r>
      <w:r w:rsidR="00D4047C">
        <w:t xml:space="preserve">-вкл., красный цвет – выкл.). Через блок коммутации обеспечивается передача </w:t>
      </w:r>
      <w:r w:rsidR="0039660C">
        <w:t>управляющих команд</w:t>
      </w:r>
      <w:r w:rsidR="00D4047C">
        <w:t xml:space="preserve"> на блоки контроллеров.</w:t>
      </w:r>
    </w:p>
    <w:p w14:paraId="37FCC387" w14:textId="1E6F8CC4" w:rsidR="0039660C" w:rsidRDefault="0039660C" w:rsidP="001168A5">
      <w:pPr>
        <w:pStyle w:val="afa"/>
      </w:pPr>
      <w:r>
        <w:t xml:space="preserve">Источник питания необходим для обеспечения электропитанием блоков контроллеров, к которым подключены ШД. Ток потребления на источнике питания меняется в зависимости от нагрузки шаговых двигателей. </w:t>
      </w:r>
    </w:p>
    <w:p w14:paraId="3877ECF5" w14:textId="3688512F" w:rsidR="0039660C" w:rsidRDefault="0039660C" w:rsidP="001168A5">
      <w:pPr>
        <w:pStyle w:val="afa"/>
      </w:pPr>
      <w:r>
        <w:t>Для автоматизированной юстировки</w:t>
      </w:r>
      <w:r w:rsidR="005822D1">
        <w:t xml:space="preserve"> </w:t>
      </w:r>
      <w:r w:rsidR="005822D1" w:rsidRPr="00C03435">
        <w:t xml:space="preserve">калибровочного рентгеновского стенда </w:t>
      </w:r>
      <w:r w:rsidR="005822D1">
        <w:t>«</w:t>
      </w:r>
      <w:r w:rsidR="005822D1" w:rsidRPr="00C03435">
        <w:t>РЭКС</w:t>
      </w:r>
      <w:r w:rsidR="005822D1">
        <w:t>»</w:t>
      </w:r>
      <w:r>
        <w:t xml:space="preserve"> </w:t>
      </w:r>
      <w:r w:rsidR="003658C6">
        <w:t xml:space="preserve">через понижающий редуктор (1 шаг ШД = 1 угловой минуте) </w:t>
      </w:r>
      <w:r>
        <w:t xml:space="preserve">ШД </w:t>
      </w:r>
      <w:r w:rsidR="003658C6">
        <w:t xml:space="preserve">соединены </w:t>
      </w:r>
      <w:r w:rsidR="00556FA2">
        <w:t>с</w:t>
      </w:r>
      <w:r>
        <w:t xml:space="preserve"> </w:t>
      </w:r>
      <w:r w:rsidR="005822D1">
        <w:t>РЗДРТ</w:t>
      </w:r>
      <w:r>
        <w:t xml:space="preserve">. Это необходимо для возможности сохранения углов </w:t>
      </w:r>
      <w:r w:rsidR="005822D1">
        <w:t>поворота</w:t>
      </w:r>
      <w:r>
        <w:t xml:space="preserve"> и точной</w:t>
      </w:r>
      <w:r w:rsidR="005822D1">
        <w:t xml:space="preserve">, </w:t>
      </w:r>
      <w:r>
        <w:t xml:space="preserve">быстрой </w:t>
      </w:r>
      <w:r w:rsidR="005822D1">
        <w:t>настройки</w:t>
      </w:r>
      <w:r>
        <w:t xml:space="preserve"> положения РЭКС.</w:t>
      </w:r>
    </w:p>
    <w:p w14:paraId="717CCCF1" w14:textId="6C7E3707" w:rsidR="001168A5" w:rsidRPr="00A351FA" w:rsidRDefault="001168A5" w:rsidP="001168A5">
      <w:pPr>
        <w:pStyle w:val="20"/>
      </w:pPr>
      <w:bookmarkStart w:id="27" w:name="_Toc178260054"/>
      <w:bookmarkStart w:id="28" w:name="_Toc178260055"/>
      <w:bookmarkStart w:id="29" w:name="_Toc342851227"/>
      <w:bookmarkStart w:id="30" w:name="_Toc178600263"/>
      <w:bookmarkEnd w:id="27"/>
      <w:bookmarkEnd w:id="28"/>
      <w:r w:rsidRPr="00A351FA">
        <w:t xml:space="preserve">Комплект поставки </w:t>
      </w:r>
      <w:bookmarkEnd w:id="29"/>
      <w:r w:rsidR="003C0F86">
        <w:t>САУ РЗДРТ</w:t>
      </w:r>
      <w:bookmarkEnd w:id="30"/>
    </w:p>
    <w:p w14:paraId="5BCF30D6" w14:textId="72ECE504" w:rsidR="001168A5" w:rsidRDefault="001168A5" w:rsidP="001168A5">
      <w:pPr>
        <w:pStyle w:val="3"/>
      </w:pPr>
      <w:r>
        <w:t xml:space="preserve">Комплект поставки </w:t>
      </w:r>
      <w:r w:rsidR="003C0F86">
        <w:t>САУ</w:t>
      </w:r>
      <w:r w:rsidRPr="00DC50AC">
        <w:t xml:space="preserve"> </w:t>
      </w:r>
      <w:r w:rsidR="00556FA2">
        <w:t xml:space="preserve">РЗДРТ </w:t>
      </w:r>
      <w:r>
        <w:t>представлен в</w:t>
      </w:r>
      <w:r w:rsidR="005822D1">
        <w:t xml:space="preserve"> таблице 1</w:t>
      </w:r>
      <w:r>
        <w:t>.</w:t>
      </w:r>
    </w:p>
    <w:p w14:paraId="3691622D" w14:textId="56304BAA" w:rsidR="001168A5" w:rsidRPr="00A351FA" w:rsidRDefault="001168A5" w:rsidP="001168A5">
      <w:pPr>
        <w:pStyle w:val="afff"/>
      </w:pPr>
      <w:bookmarkStart w:id="31" w:name="_Ref144217438"/>
      <w:r>
        <w:t xml:space="preserve">Таблица </w:t>
      </w:r>
      <w:bookmarkEnd w:id="31"/>
      <w:r w:rsidR="005822D1">
        <w:t>1</w:t>
      </w:r>
      <w:r w:rsidRPr="00A351FA">
        <w:t xml:space="preserve"> </w:t>
      </w:r>
      <w:r>
        <w:t>–</w:t>
      </w:r>
      <w:r w:rsidRPr="00A351FA">
        <w:t xml:space="preserve"> Комплект поставки </w:t>
      </w:r>
      <w:r w:rsidR="003C0F86">
        <w:t>САУ</w:t>
      </w:r>
      <w:r w:rsidR="00556FA2">
        <w:t xml:space="preserve"> РЗДРТ</w:t>
      </w:r>
    </w:p>
    <w:tbl>
      <w:tblPr>
        <w:tblW w:w="10074" w:type="dxa"/>
        <w:tblInd w:w="12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9"/>
        <w:gridCol w:w="3685"/>
        <w:gridCol w:w="851"/>
        <w:gridCol w:w="683"/>
        <w:gridCol w:w="1726"/>
      </w:tblGrid>
      <w:tr w:rsidR="001168A5" w:rsidRPr="008956D8" w14:paraId="18874B1D" w14:textId="77777777" w:rsidTr="009F11FB">
        <w:trPr>
          <w:trHeight w:val="560"/>
        </w:trPr>
        <w:tc>
          <w:tcPr>
            <w:tcW w:w="3129" w:type="dxa"/>
            <w:vAlign w:val="center"/>
          </w:tcPr>
          <w:p w14:paraId="0270296D" w14:textId="77777777" w:rsidR="001168A5" w:rsidRPr="008956D8" w:rsidRDefault="001168A5" w:rsidP="001168A5">
            <w:pPr>
              <w:pStyle w:val="affd"/>
            </w:pPr>
            <w:r w:rsidRPr="008956D8">
              <w:t xml:space="preserve">Обозначение </w:t>
            </w:r>
          </w:p>
          <w:p w14:paraId="23F1DC3E" w14:textId="77777777" w:rsidR="001168A5" w:rsidRPr="008956D8" w:rsidRDefault="001168A5" w:rsidP="001168A5">
            <w:pPr>
              <w:pStyle w:val="affd"/>
            </w:pPr>
            <w:r w:rsidRPr="008956D8">
              <w:t>изделия</w:t>
            </w:r>
          </w:p>
        </w:tc>
        <w:tc>
          <w:tcPr>
            <w:tcW w:w="3685" w:type="dxa"/>
            <w:vAlign w:val="center"/>
          </w:tcPr>
          <w:p w14:paraId="109AFF5C" w14:textId="77777777" w:rsidR="001168A5" w:rsidRPr="008956D8" w:rsidRDefault="001168A5" w:rsidP="001168A5">
            <w:pPr>
              <w:pStyle w:val="affd"/>
            </w:pPr>
            <w:r w:rsidRPr="008956D8">
              <w:t>Наименование изделия</w:t>
            </w:r>
          </w:p>
        </w:tc>
        <w:tc>
          <w:tcPr>
            <w:tcW w:w="851" w:type="dxa"/>
            <w:vAlign w:val="center"/>
          </w:tcPr>
          <w:p w14:paraId="254325D2" w14:textId="77777777" w:rsidR="001168A5" w:rsidRPr="008956D8" w:rsidRDefault="001168A5" w:rsidP="001168A5">
            <w:pPr>
              <w:pStyle w:val="affd"/>
            </w:pPr>
            <w:r w:rsidRPr="008956D8">
              <w:t>Кол</w:t>
            </w:r>
            <w:r>
              <w:t>-во</w:t>
            </w:r>
          </w:p>
        </w:tc>
        <w:tc>
          <w:tcPr>
            <w:tcW w:w="683" w:type="dxa"/>
            <w:vAlign w:val="center"/>
          </w:tcPr>
          <w:p w14:paraId="1C0EA203" w14:textId="77777777" w:rsidR="001168A5" w:rsidRPr="008956D8" w:rsidRDefault="001168A5" w:rsidP="001168A5">
            <w:pPr>
              <w:pStyle w:val="affd"/>
            </w:pPr>
            <w:r w:rsidRPr="008956D8">
              <w:t>Зав</w:t>
            </w:r>
            <w:r>
              <w:t>.№</w:t>
            </w:r>
            <w:r w:rsidRPr="008956D8">
              <w:t xml:space="preserve"> </w:t>
            </w:r>
          </w:p>
        </w:tc>
        <w:tc>
          <w:tcPr>
            <w:tcW w:w="1726" w:type="dxa"/>
          </w:tcPr>
          <w:p w14:paraId="786A13D2" w14:textId="77777777" w:rsidR="001168A5" w:rsidRPr="008956D8" w:rsidRDefault="001168A5" w:rsidP="001168A5">
            <w:pPr>
              <w:pStyle w:val="affd"/>
            </w:pPr>
            <w:r>
              <w:t>Приме</w:t>
            </w:r>
            <w:r w:rsidRPr="008956D8">
              <w:t>чания</w:t>
            </w:r>
          </w:p>
        </w:tc>
      </w:tr>
      <w:tr w:rsidR="001168A5" w:rsidRPr="008956D8" w14:paraId="1571D473" w14:textId="77777777" w:rsidTr="009F11FB">
        <w:trPr>
          <w:trHeight w:val="288"/>
        </w:trPr>
        <w:tc>
          <w:tcPr>
            <w:tcW w:w="3129" w:type="dxa"/>
            <w:vAlign w:val="center"/>
          </w:tcPr>
          <w:p w14:paraId="195959B3" w14:textId="25BA12D6" w:rsidR="001168A5" w:rsidRPr="008956D8" w:rsidRDefault="005C5257" w:rsidP="001168A5">
            <w:pPr>
              <w:pStyle w:val="affc"/>
            </w:pPr>
            <w:r>
              <w:t>А1317-Л2800.80.25.100</w:t>
            </w:r>
          </w:p>
        </w:tc>
        <w:tc>
          <w:tcPr>
            <w:tcW w:w="3685" w:type="dxa"/>
          </w:tcPr>
          <w:p w14:paraId="13D2EA6B" w14:textId="2C8F78B0" w:rsidR="001168A5" w:rsidRPr="008956D8" w:rsidRDefault="005C5257" w:rsidP="005C5257">
            <w:pPr>
              <w:pStyle w:val="affc"/>
              <w:ind w:left="0"/>
            </w:pPr>
            <w:r>
              <w:t>Блок коммутации</w:t>
            </w:r>
          </w:p>
        </w:tc>
        <w:tc>
          <w:tcPr>
            <w:tcW w:w="851" w:type="dxa"/>
            <w:vAlign w:val="center"/>
          </w:tcPr>
          <w:p w14:paraId="1D77BBCD" w14:textId="77777777" w:rsidR="001168A5" w:rsidRPr="008956D8" w:rsidRDefault="001168A5" w:rsidP="001168A5">
            <w:pPr>
              <w:pStyle w:val="affc"/>
            </w:pPr>
            <w:r w:rsidRPr="008956D8">
              <w:t>1</w:t>
            </w:r>
          </w:p>
        </w:tc>
        <w:tc>
          <w:tcPr>
            <w:tcW w:w="683" w:type="dxa"/>
            <w:vAlign w:val="center"/>
          </w:tcPr>
          <w:p w14:paraId="156C7267" w14:textId="27D522C3" w:rsidR="001168A5" w:rsidRPr="008956D8" w:rsidRDefault="005C5257" w:rsidP="001168A5">
            <w:pPr>
              <w:pStyle w:val="affc"/>
            </w:pPr>
            <w:r>
              <w:t>-</w:t>
            </w:r>
          </w:p>
        </w:tc>
        <w:tc>
          <w:tcPr>
            <w:tcW w:w="1726" w:type="dxa"/>
          </w:tcPr>
          <w:p w14:paraId="7C6DA578" w14:textId="77777777" w:rsidR="001168A5" w:rsidRPr="008956D8" w:rsidRDefault="001168A5" w:rsidP="001168A5">
            <w:pPr>
              <w:pStyle w:val="affc"/>
            </w:pPr>
          </w:p>
        </w:tc>
      </w:tr>
      <w:tr w:rsidR="001168A5" w:rsidRPr="008956D8" w14:paraId="280FE5AD" w14:textId="77777777" w:rsidTr="009F11FB">
        <w:trPr>
          <w:trHeight w:val="288"/>
        </w:trPr>
        <w:tc>
          <w:tcPr>
            <w:tcW w:w="3129" w:type="dxa"/>
            <w:vAlign w:val="center"/>
          </w:tcPr>
          <w:p w14:paraId="4AEFE9F6" w14:textId="6B982CF2" w:rsidR="001168A5" w:rsidRPr="008956D8" w:rsidRDefault="005C5257" w:rsidP="001168A5">
            <w:pPr>
              <w:pStyle w:val="affc"/>
            </w:pPr>
            <w:r>
              <w:t>А1317-Л2800.80.</w:t>
            </w:r>
            <w:r w:rsidRPr="00CE4F40">
              <w:t xml:space="preserve"> </w:t>
            </w:r>
            <w:r>
              <w:t>25.300</w:t>
            </w:r>
          </w:p>
        </w:tc>
        <w:tc>
          <w:tcPr>
            <w:tcW w:w="3685" w:type="dxa"/>
          </w:tcPr>
          <w:p w14:paraId="70EF6652" w14:textId="34E4D17B" w:rsidR="001168A5" w:rsidRDefault="005C5257" w:rsidP="005C5257">
            <w:pPr>
              <w:pStyle w:val="affc"/>
              <w:ind w:left="0"/>
            </w:pPr>
            <w:r>
              <w:t>Блок контроллеров</w:t>
            </w:r>
          </w:p>
        </w:tc>
        <w:tc>
          <w:tcPr>
            <w:tcW w:w="851" w:type="dxa"/>
            <w:vAlign w:val="center"/>
          </w:tcPr>
          <w:p w14:paraId="2B353D78" w14:textId="3AFDF3DD" w:rsidR="001168A5" w:rsidRPr="008956D8" w:rsidRDefault="005C5257" w:rsidP="001168A5">
            <w:pPr>
              <w:pStyle w:val="affc"/>
            </w:pPr>
            <w:r>
              <w:t>2</w:t>
            </w:r>
          </w:p>
        </w:tc>
        <w:tc>
          <w:tcPr>
            <w:tcW w:w="683" w:type="dxa"/>
            <w:vAlign w:val="center"/>
          </w:tcPr>
          <w:p w14:paraId="3483EACD" w14:textId="77777777" w:rsidR="001168A5" w:rsidRDefault="001168A5" w:rsidP="001168A5">
            <w:pPr>
              <w:pStyle w:val="affc"/>
            </w:pPr>
            <w:r>
              <w:t>-</w:t>
            </w:r>
          </w:p>
        </w:tc>
        <w:tc>
          <w:tcPr>
            <w:tcW w:w="1726" w:type="dxa"/>
          </w:tcPr>
          <w:p w14:paraId="43D39BE1" w14:textId="77777777" w:rsidR="001168A5" w:rsidRPr="008956D8" w:rsidRDefault="001168A5" w:rsidP="001168A5">
            <w:pPr>
              <w:pStyle w:val="affc"/>
            </w:pPr>
          </w:p>
        </w:tc>
      </w:tr>
      <w:tr w:rsidR="001168A5" w:rsidRPr="008956D8" w14:paraId="4A422112" w14:textId="77777777" w:rsidTr="009F11FB">
        <w:trPr>
          <w:trHeight w:val="288"/>
        </w:trPr>
        <w:tc>
          <w:tcPr>
            <w:tcW w:w="3129" w:type="dxa"/>
            <w:vAlign w:val="center"/>
          </w:tcPr>
          <w:p w14:paraId="04EAD6A6" w14:textId="2A39D509" w:rsidR="001168A5" w:rsidRPr="008956D8" w:rsidRDefault="005C5257" w:rsidP="001168A5">
            <w:pPr>
              <w:pStyle w:val="affc"/>
            </w:pPr>
            <w:r>
              <w:t>А1317-Л2800.80.</w:t>
            </w:r>
            <w:r w:rsidRPr="00CE4F40">
              <w:t xml:space="preserve"> </w:t>
            </w:r>
            <w:r>
              <w:t>25.310</w:t>
            </w:r>
          </w:p>
        </w:tc>
        <w:tc>
          <w:tcPr>
            <w:tcW w:w="3685" w:type="dxa"/>
          </w:tcPr>
          <w:p w14:paraId="403945A4" w14:textId="787BC422" w:rsidR="001168A5" w:rsidRPr="008956D8" w:rsidRDefault="005C5257" w:rsidP="005C5257">
            <w:pPr>
              <w:pStyle w:val="affc"/>
              <w:ind w:left="0"/>
            </w:pPr>
            <w:r>
              <w:t>Жгут блока коммутации</w:t>
            </w:r>
          </w:p>
        </w:tc>
        <w:tc>
          <w:tcPr>
            <w:tcW w:w="851" w:type="dxa"/>
            <w:vAlign w:val="center"/>
          </w:tcPr>
          <w:p w14:paraId="70318C47" w14:textId="1CACA169" w:rsidR="001168A5" w:rsidRPr="008956D8" w:rsidRDefault="005C5257" w:rsidP="001168A5">
            <w:pPr>
              <w:pStyle w:val="affc"/>
            </w:pPr>
            <w:r>
              <w:t>4</w:t>
            </w:r>
          </w:p>
        </w:tc>
        <w:tc>
          <w:tcPr>
            <w:tcW w:w="683" w:type="dxa"/>
            <w:vAlign w:val="center"/>
          </w:tcPr>
          <w:p w14:paraId="37DF689E" w14:textId="77777777" w:rsidR="001168A5" w:rsidRPr="008956D8" w:rsidRDefault="001168A5" w:rsidP="001168A5">
            <w:pPr>
              <w:pStyle w:val="affc"/>
            </w:pPr>
            <w:r>
              <w:t>-</w:t>
            </w:r>
          </w:p>
        </w:tc>
        <w:tc>
          <w:tcPr>
            <w:tcW w:w="1726" w:type="dxa"/>
          </w:tcPr>
          <w:p w14:paraId="10BD53BD" w14:textId="77777777" w:rsidR="001168A5" w:rsidRPr="008956D8" w:rsidRDefault="001168A5" w:rsidP="001168A5">
            <w:pPr>
              <w:pStyle w:val="affc"/>
            </w:pPr>
          </w:p>
        </w:tc>
      </w:tr>
      <w:tr w:rsidR="005C5257" w:rsidRPr="008956D8" w14:paraId="6794A2BF" w14:textId="77777777" w:rsidTr="009F11FB">
        <w:trPr>
          <w:trHeight w:val="288"/>
        </w:trPr>
        <w:tc>
          <w:tcPr>
            <w:tcW w:w="3129" w:type="dxa"/>
            <w:vAlign w:val="center"/>
          </w:tcPr>
          <w:p w14:paraId="331EBDA9" w14:textId="5DC86608" w:rsidR="005C5257" w:rsidRDefault="005C5257" w:rsidP="001168A5">
            <w:pPr>
              <w:pStyle w:val="affc"/>
            </w:pPr>
            <w:r>
              <w:t>А1317-Л2800.80.</w:t>
            </w:r>
            <w:r w:rsidRPr="00CE4F40">
              <w:t xml:space="preserve"> </w:t>
            </w:r>
            <w:r>
              <w:t>25.320</w:t>
            </w:r>
          </w:p>
        </w:tc>
        <w:tc>
          <w:tcPr>
            <w:tcW w:w="3685" w:type="dxa"/>
          </w:tcPr>
          <w:p w14:paraId="3D5ECD8B" w14:textId="32681978" w:rsidR="005C5257" w:rsidRDefault="005C5257" w:rsidP="005C5257">
            <w:pPr>
              <w:pStyle w:val="affc"/>
              <w:ind w:left="0"/>
            </w:pPr>
            <w:r>
              <w:t>Жгут блока контроллеров</w:t>
            </w:r>
          </w:p>
        </w:tc>
        <w:tc>
          <w:tcPr>
            <w:tcW w:w="851" w:type="dxa"/>
            <w:vAlign w:val="center"/>
          </w:tcPr>
          <w:p w14:paraId="79001C78" w14:textId="7C787817" w:rsidR="005C5257" w:rsidRDefault="005C5257" w:rsidP="001168A5">
            <w:pPr>
              <w:pStyle w:val="affc"/>
            </w:pPr>
            <w:r>
              <w:t>4</w:t>
            </w:r>
          </w:p>
        </w:tc>
        <w:tc>
          <w:tcPr>
            <w:tcW w:w="683" w:type="dxa"/>
            <w:vAlign w:val="center"/>
          </w:tcPr>
          <w:p w14:paraId="145112AB" w14:textId="56939E3A" w:rsidR="005C5257" w:rsidRDefault="005C5257" w:rsidP="001168A5">
            <w:pPr>
              <w:pStyle w:val="affc"/>
            </w:pPr>
            <w:r>
              <w:t>-</w:t>
            </w:r>
          </w:p>
        </w:tc>
        <w:tc>
          <w:tcPr>
            <w:tcW w:w="1726" w:type="dxa"/>
          </w:tcPr>
          <w:p w14:paraId="0545F354" w14:textId="77777777" w:rsidR="005C5257" w:rsidRPr="008956D8" w:rsidRDefault="005C5257" w:rsidP="001168A5">
            <w:pPr>
              <w:pStyle w:val="affc"/>
            </w:pPr>
          </w:p>
        </w:tc>
      </w:tr>
      <w:tr w:rsidR="005C5257" w:rsidRPr="008956D8" w14:paraId="24FD2FB6" w14:textId="77777777" w:rsidTr="009F11FB">
        <w:trPr>
          <w:trHeight w:val="288"/>
        </w:trPr>
        <w:tc>
          <w:tcPr>
            <w:tcW w:w="3129" w:type="dxa"/>
            <w:vAlign w:val="center"/>
          </w:tcPr>
          <w:p w14:paraId="2D464F75" w14:textId="325818E5" w:rsidR="005C5257" w:rsidRDefault="005C5257" w:rsidP="001168A5">
            <w:pPr>
              <w:pStyle w:val="affc"/>
            </w:pPr>
            <w:r>
              <w:t>А1317-Л2800.80.</w:t>
            </w:r>
            <w:r w:rsidRPr="00CE4F40">
              <w:t xml:space="preserve"> </w:t>
            </w:r>
            <w:r>
              <w:t>25.330</w:t>
            </w:r>
          </w:p>
        </w:tc>
        <w:tc>
          <w:tcPr>
            <w:tcW w:w="3685" w:type="dxa"/>
          </w:tcPr>
          <w:p w14:paraId="7D631052" w14:textId="4C66B404" w:rsidR="005C5257" w:rsidRDefault="005C5257" w:rsidP="005C5257">
            <w:pPr>
              <w:pStyle w:val="affc"/>
              <w:ind w:left="0"/>
            </w:pPr>
            <w:r>
              <w:t>Жгут питания</w:t>
            </w:r>
          </w:p>
        </w:tc>
        <w:tc>
          <w:tcPr>
            <w:tcW w:w="851" w:type="dxa"/>
            <w:vAlign w:val="center"/>
          </w:tcPr>
          <w:p w14:paraId="5C760B4E" w14:textId="7E143BF4" w:rsidR="005C5257" w:rsidRDefault="005C5257" w:rsidP="001168A5">
            <w:pPr>
              <w:pStyle w:val="affc"/>
            </w:pPr>
            <w:r>
              <w:t>2</w:t>
            </w:r>
          </w:p>
        </w:tc>
        <w:tc>
          <w:tcPr>
            <w:tcW w:w="683" w:type="dxa"/>
            <w:vAlign w:val="center"/>
          </w:tcPr>
          <w:p w14:paraId="379C905E" w14:textId="76358999" w:rsidR="005C5257" w:rsidRDefault="005C5257" w:rsidP="001168A5">
            <w:pPr>
              <w:pStyle w:val="affc"/>
            </w:pPr>
            <w:r>
              <w:t>-</w:t>
            </w:r>
          </w:p>
        </w:tc>
        <w:tc>
          <w:tcPr>
            <w:tcW w:w="1726" w:type="dxa"/>
          </w:tcPr>
          <w:p w14:paraId="0C5B489C" w14:textId="77777777" w:rsidR="005C5257" w:rsidRPr="008956D8" w:rsidRDefault="005C5257" w:rsidP="001168A5">
            <w:pPr>
              <w:pStyle w:val="affc"/>
            </w:pPr>
          </w:p>
        </w:tc>
      </w:tr>
    </w:tbl>
    <w:p w14:paraId="2FB45010" w14:textId="6B513A73" w:rsidR="001168A5" w:rsidRDefault="001168A5" w:rsidP="001168A5"/>
    <w:p w14:paraId="263C3D33" w14:textId="1ADC30F3" w:rsidR="001168A5" w:rsidRDefault="001168A5" w:rsidP="001168A5"/>
    <w:p w14:paraId="0C4E9746" w14:textId="7CCF34C6" w:rsidR="001168A5" w:rsidRDefault="001168A5" w:rsidP="001168A5"/>
    <w:p w14:paraId="1BED3F22" w14:textId="77777777" w:rsidR="001168A5" w:rsidRPr="001168A5" w:rsidRDefault="001168A5" w:rsidP="001168A5">
      <w:pPr>
        <w:pStyle w:val="12"/>
      </w:pPr>
      <w:bookmarkStart w:id="32" w:name="_Toc178600264"/>
      <w:r w:rsidRPr="001168A5">
        <w:lastRenderedPageBreak/>
        <w:t>Использование по назначению</w:t>
      </w:r>
      <w:bookmarkEnd w:id="32"/>
    </w:p>
    <w:p w14:paraId="1366F826" w14:textId="5624798B" w:rsidR="001B2FAA" w:rsidRPr="001B2FAA" w:rsidRDefault="001B2FAA" w:rsidP="001168A5">
      <w:pPr>
        <w:pStyle w:val="20"/>
      </w:pPr>
      <w:bookmarkStart w:id="33" w:name="_Toc178600265"/>
      <w:r w:rsidRPr="001B2FAA">
        <w:t>Условия эксплуатации</w:t>
      </w:r>
      <w:bookmarkEnd w:id="24"/>
      <w:bookmarkEnd w:id="25"/>
      <w:bookmarkEnd w:id="33"/>
    </w:p>
    <w:p w14:paraId="704A72A3" w14:textId="163880C9" w:rsidR="001B2FAA" w:rsidRPr="00A667DD" w:rsidRDefault="00BE2EE8" w:rsidP="00790A7E">
      <w:pPr>
        <w:pStyle w:val="3"/>
      </w:pPr>
      <w:bookmarkStart w:id="34" w:name="_Ref325472358"/>
      <w:r>
        <w:t>САУ РЗДРТ</w:t>
      </w:r>
      <w:r w:rsidR="001B2FAA" w:rsidRPr="00A667DD">
        <w:t xml:space="preserve"> предназначен</w:t>
      </w:r>
      <w:r>
        <w:t>а</w:t>
      </w:r>
      <w:r w:rsidR="001B2FAA" w:rsidRPr="00A667DD">
        <w:t xml:space="preserve"> для эксплуатации в наземных, стационарных, отапливаемых помещениях и сооружениях </w:t>
      </w:r>
      <w:r w:rsidR="001B2FAA" w:rsidRPr="00A33BB8">
        <w:t>(</w:t>
      </w:r>
      <w:r w:rsidR="001B2FAA" w:rsidRPr="00556FA2">
        <w:t>группа 4.2, исполнения УХЛ по          ГОСТ 15150–69</w:t>
      </w:r>
      <w:r w:rsidR="001B2FAA" w:rsidRPr="00A33BB8">
        <w:t>).</w:t>
      </w:r>
      <w:bookmarkEnd w:id="34"/>
    </w:p>
    <w:p w14:paraId="0770537F" w14:textId="04F4E492" w:rsidR="001B2FAA" w:rsidRPr="001B2FAA" w:rsidRDefault="001B2FAA" w:rsidP="00790A7E">
      <w:pPr>
        <w:pStyle w:val="3"/>
      </w:pPr>
      <w:r w:rsidRPr="001B2FAA">
        <w:t xml:space="preserve">Рабочие условия эксплуатации </w:t>
      </w:r>
      <w:r w:rsidR="003C0A61">
        <w:t>фотохронографа</w:t>
      </w:r>
      <w:r w:rsidRPr="001B2FAA">
        <w:t>:</w:t>
      </w:r>
    </w:p>
    <w:p w14:paraId="7B3FF15F" w14:textId="22366BC4" w:rsidR="001B2FAA" w:rsidRPr="00091916" w:rsidRDefault="001B2FAA" w:rsidP="00F51EFF">
      <w:pPr>
        <w:pStyle w:val="-"/>
      </w:pPr>
      <w:r w:rsidRPr="00091916">
        <w:t xml:space="preserve">температура воздуха от </w:t>
      </w:r>
      <w:r w:rsidR="001231C4">
        <w:t>0</w:t>
      </w:r>
      <w:r w:rsidR="00AE0F6D" w:rsidRPr="00091916">
        <w:rPr>
          <w:rFonts w:cs="Arial"/>
        </w:rPr>
        <w:t>°С</w:t>
      </w:r>
      <w:r w:rsidRPr="00091916">
        <w:t xml:space="preserve"> до 35</w:t>
      </w:r>
      <w:r w:rsidRPr="00091916">
        <w:rPr>
          <w:rFonts w:cs="Arial"/>
        </w:rPr>
        <w:t>°С;</w:t>
      </w:r>
    </w:p>
    <w:p w14:paraId="5F1BB93A" w14:textId="49428C6B" w:rsidR="001B2FAA" w:rsidRPr="000A5568" w:rsidRDefault="001B2FAA" w:rsidP="00F51EFF">
      <w:pPr>
        <w:pStyle w:val="-"/>
      </w:pPr>
      <w:r w:rsidRPr="00197DF1">
        <w:t>влажность воздуха до 8</w:t>
      </w:r>
      <w:r>
        <w:t>0</w:t>
      </w:r>
      <w:r w:rsidRPr="00197DF1">
        <w:t>% при температуре</w:t>
      </w:r>
      <w:r w:rsidR="00AE2E3A">
        <w:t xml:space="preserve"> </w:t>
      </w:r>
      <w:r>
        <w:t>20</w:t>
      </w:r>
      <w:r w:rsidRPr="000A5568">
        <w:rPr>
          <w:rFonts w:cs="Arial"/>
        </w:rPr>
        <w:t>°</w:t>
      </w:r>
      <w:r w:rsidRPr="00197DF1">
        <w:t>С;</w:t>
      </w:r>
    </w:p>
    <w:p w14:paraId="4B3D01EF" w14:textId="63B96916" w:rsidR="005D1B54" w:rsidRDefault="001B2FAA" w:rsidP="00F51EFF">
      <w:pPr>
        <w:pStyle w:val="-"/>
      </w:pPr>
      <w:r w:rsidRPr="00197DF1">
        <w:t>давление от 630 до 800</w:t>
      </w:r>
      <w:r w:rsidR="00091916">
        <w:t xml:space="preserve"> </w:t>
      </w:r>
      <w:r w:rsidRPr="00197DF1">
        <w:t>мм</w:t>
      </w:r>
      <w:r w:rsidR="00AE0F6D">
        <w:t xml:space="preserve"> </w:t>
      </w:r>
      <w:proofErr w:type="spellStart"/>
      <w:r w:rsidRPr="00197DF1">
        <w:t>рт.ст</w:t>
      </w:r>
      <w:proofErr w:type="spellEnd"/>
      <w:r w:rsidRPr="00197DF1">
        <w:t>.</w:t>
      </w:r>
    </w:p>
    <w:p w14:paraId="609E5B89" w14:textId="77777777" w:rsidR="007563B7" w:rsidRPr="007563B7" w:rsidRDefault="007563B7" w:rsidP="007A5D99">
      <w:pPr>
        <w:pStyle w:val="20"/>
      </w:pPr>
      <w:bookmarkStart w:id="35" w:name="_Toc333942377"/>
      <w:bookmarkStart w:id="36" w:name="_Toc342851221"/>
      <w:bookmarkStart w:id="37" w:name="_Toc178600266"/>
      <w:r w:rsidRPr="007563B7">
        <w:t>Эксплуатационные ограничения</w:t>
      </w:r>
      <w:bookmarkEnd w:id="35"/>
      <w:bookmarkEnd w:id="36"/>
      <w:bookmarkEnd w:id="37"/>
    </w:p>
    <w:p w14:paraId="362A76C1" w14:textId="25BFCF77" w:rsidR="007563B7" w:rsidRPr="007563B7" w:rsidRDefault="007563B7" w:rsidP="00790A7E">
      <w:pPr>
        <w:pStyle w:val="3"/>
      </w:pPr>
      <w:r w:rsidRPr="007563B7">
        <w:t xml:space="preserve">Эксплуатация </w:t>
      </w:r>
      <w:r w:rsidR="00BE2EE8">
        <w:t>САУ РЗДРТ</w:t>
      </w:r>
      <w:r w:rsidRPr="007563B7">
        <w:t xml:space="preserve"> в условиях, отличающихся от указанных в п.</w:t>
      </w:r>
      <w:r>
        <w:fldChar w:fldCharType="begin"/>
      </w:r>
      <w:r>
        <w:instrText xml:space="preserve"> REF _Ref144213818 \n \h </w:instrText>
      </w:r>
      <w:r>
        <w:fldChar w:fldCharType="separate"/>
      </w:r>
      <w:r w:rsidR="003A2F7D">
        <w:t>1.4</w:t>
      </w:r>
      <w:r>
        <w:fldChar w:fldCharType="end"/>
      </w:r>
      <w:r w:rsidRPr="007563B7">
        <w:t xml:space="preserve"> не допускается.</w:t>
      </w:r>
    </w:p>
    <w:p w14:paraId="153C0E65" w14:textId="722237B9" w:rsidR="007563B7" w:rsidRPr="007563B7" w:rsidRDefault="007563B7" w:rsidP="00790A7E">
      <w:pPr>
        <w:pStyle w:val="3"/>
      </w:pPr>
      <w:r w:rsidRPr="007563B7">
        <w:t xml:space="preserve">При выполнении работ с </w:t>
      </w:r>
      <w:r w:rsidR="009D372F">
        <w:t>САУ РЗДРТ</w:t>
      </w:r>
      <w:r w:rsidRPr="007563B7">
        <w:t xml:space="preserve"> необходимо руководствоваться следующими документами:</w:t>
      </w:r>
    </w:p>
    <w:p w14:paraId="0D4DFE51" w14:textId="39725E2A" w:rsidR="007563B7" w:rsidRDefault="007563B7" w:rsidP="00054AA9">
      <w:pPr>
        <w:pStyle w:val="-"/>
      </w:pPr>
      <w:r>
        <w:t>«Межотраслевыми правилами по охран</w:t>
      </w:r>
      <w:r w:rsidR="00054AA9">
        <w:t>е труда (правила безопасности)»</w:t>
      </w:r>
      <w:r>
        <w:t>;</w:t>
      </w:r>
    </w:p>
    <w:p w14:paraId="2C487A2E" w14:textId="463AB738" w:rsidR="009D372F" w:rsidRPr="0084436F" w:rsidRDefault="004D0634" w:rsidP="00F51EFF">
      <w:pPr>
        <w:pStyle w:val="-"/>
      </w:pPr>
      <w:r w:rsidRPr="0084436F">
        <w:rPr>
          <w:szCs w:val="28"/>
        </w:rPr>
        <w:t>«</w:t>
      </w:r>
      <w:r w:rsidR="0084436F" w:rsidRPr="0084436F">
        <w:rPr>
          <w:szCs w:val="28"/>
        </w:rPr>
        <w:t>Инструкция по охране т</w:t>
      </w:r>
      <w:r w:rsidR="0084436F">
        <w:rPr>
          <w:szCs w:val="28"/>
        </w:rPr>
        <w:t xml:space="preserve">руда при работе на </w:t>
      </w:r>
      <w:r w:rsidR="0084436F" w:rsidRPr="0084436F">
        <w:t>персональном</w:t>
      </w:r>
      <w:r w:rsidR="0084436F">
        <w:t xml:space="preserve">                   </w:t>
      </w:r>
      <w:r w:rsidR="0084436F" w:rsidRPr="0084436F">
        <w:t>компьютере</w:t>
      </w:r>
      <w:r w:rsidR="0084436F" w:rsidRPr="0084436F">
        <w:rPr>
          <w:szCs w:val="28"/>
        </w:rPr>
        <w:t xml:space="preserve"> №55</w:t>
      </w:r>
      <w:r w:rsidRPr="0084436F">
        <w:rPr>
          <w:szCs w:val="28"/>
        </w:rPr>
        <w:t>»</w:t>
      </w:r>
      <w:r w:rsidR="009D372F" w:rsidRPr="0084436F">
        <w:rPr>
          <w:szCs w:val="28"/>
        </w:rPr>
        <w:t>;</w:t>
      </w:r>
    </w:p>
    <w:p w14:paraId="27455DCA" w14:textId="5340F4FA" w:rsidR="007563B7" w:rsidRDefault="007563B7" w:rsidP="00F51EFF">
      <w:pPr>
        <w:pStyle w:val="-"/>
      </w:pPr>
      <w:r>
        <w:t xml:space="preserve"> эксплуатационной документацией на применяемые приборы и оборудование.</w:t>
      </w:r>
    </w:p>
    <w:p w14:paraId="751B358D" w14:textId="15AAB6CE" w:rsidR="00897650" w:rsidRPr="0084436F" w:rsidRDefault="00897650" w:rsidP="00897650">
      <w:pPr>
        <w:pStyle w:val="3"/>
      </w:pPr>
      <w:r w:rsidRPr="0084436F">
        <w:t xml:space="preserve">К эксплуатации </w:t>
      </w:r>
      <w:r w:rsidR="009E0219" w:rsidRPr="0084436F">
        <w:t>САУ РЗДРТ</w:t>
      </w:r>
      <w:r w:rsidRPr="0084436F">
        <w:t xml:space="preserve"> допускается персонал, допущенный к работе с </w:t>
      </w:r>
      <w:r w:rsidR="009E0219" w:rsidRPr="0084436F">
        <w:t>ПК,</w:t>
      </w:r>
      <w:r w:rsidRPr="0084436F">
        <w:t xml:space="preserve"> подготовленный в соответствии с </w:t>
      </w:r>
      <w:r w:rsidR="0084436F" w:rsidRPr="0084436F">
        <w:t>«Инструкцией по охране труда при работе на персональном компьютере №55»</w:t>
      </w:r>
    </w:p>
    <w:p w14:paraId="68165A1D" w14:textId="77777777" w:rsidR="00DD7B6E" w:rsidRPr="00217AEA" w:rsidRDefault="00DD7B6E" w:rsidP="007A5D99">
      <w:pPr>
        <w:pStyle w:val="20"/>
      </w:pPr>
      <w:bookmarkStart w:id="38" w:name="_Toc342851222"/>
      <w:bookmarkStart w:id="39" w:name="_Toc178600267"/>
      <w:r w:rsidRPr="00217AEA">
        <w:t>Подготовка рабочего места</w:t>
      </w:r>
      <w:bookmarkEnd w:id="38"/>
      <w:bookmarkEnd w:id="39"/>
    </w:p>
    <w:p w14:paraId="04418F5B" w14:textId="12A95AB1" w:rsidR="00DD7B6E" w:rsidRPr="00461F7B" w:rsidRDefault="00DD7B6E" w:rsidP="00790A7E">
      <w:pPr>
        <w:pStyle w:val="3"/>
      </w:pPr>
      <w:r w:rsidRPr="00461F7B">
        <w:t xml:space="preserve">В разделе указан перечень действий, необходимых для подготовки </w:t>
      </w:r>
      <w:r w:rsidR="003658C6">
        <w:t>САУ РЗДРТ</w:t>
      </w:r>
      <w:r w:rsidR="003658C6" w:rsidDel="003658C6">
        <w:t xml:space="preserve"> </w:t>
      </w:r>
      <w:r w:rsidRPr="00461F7B">
        <w:t xml:space="preserve">к работе. </w:t>
      </w:r>
    </w:p>
    <w:p w14:paraId="622557D8" w14:textId="655F9A65" w:rsidR="00DD7B6E" w:rsidRPr="00461F7B" w:rsidRDefault="00DD7B6E" w:rsidP="00790A7E">
      <w:pPr>
        <w:pStyle w:val="3"/>
      </w:pPr>
      <w:bookmarkStart w:id="40" w:name="_Ref325111374"/>
      <w:r w:rsidRPr="00461F7B">
        <w:t xml:space="preserve">Распаковку </w:t>
      </w:r>
      <w:r w:rsidR="00104EF6">
        <w:t>САУ РЗДРТ</w:t>
      </w:r>
      <w:r>
        <w:t xml:space="preserve"> и составных частей</w:t>
      </w:r>
      <w:r w:rsidRPr="00461F7B">
        <w:t xml:space="preserve"> проводить в следующем порядке:</w:t>
      </w:r>
      <w:bookmarkEnd w:id="40"/>
    </w:p>
    <w:p w14:paraId="4DA7E5BD" w14:textId="0BE6261E" w:rsidR="00DD7B6E" w:rsidRPr="00461F7B" w:rsidRDefault="00DD7B6E" w:rsidP="00AE0F6D">
      <w:pPr>
        <w:pStyle w:val="a2"/>
      </w:pPr>
      <w:r w:rsidRPr="00461F7B">
        <w:lastRenderedPageBreak/>
        <w:t>визуальная проверка целост</w:t>
      </w:r>
      <w:r>
        <w:t xml:space="preserve">ности </w:t>
      </w:r>
      <w:r w:rsidR="001A4E29">
        <w:t xml:space="preserve">упаковки </w:t>
      </w:r>
      <w:r w:rsidR="001A4E29" w:rsidRPr="00461F7B">
        <w:t>и</w:t>
      </w:r>
      <w:r w:rsidRPr="00461F7B">
        <w:t xml:space="preserve"> наличия пломб;</w:t>
      </w:r>
    </w:p>
    <w:p w14:paraId="3D256F8F" w14:textId="6B083F16" w:rsidR="00DD7B6E" w:rsidRPr="000A5568" w:rsidRDefault="00DD7B6E" w:rsidP="00AE0F6D">
      <w:pPr>
        <w:pStyle w:val="a2"/>
      </w:pPr>
      <w:r>
        <w:t>вскрытие упаковк</w:t>
      </w:r>
      <w:r w:rsidR="00303188">
        <w:t>и</w:t>
      </w:r>
      <w:r w:rsidRPr="00461F7B">
        <w:t>;</w:t>
      </w:r>
    </w:p>
    <w:p w14:paraId="60358A01" w14:textId="0A406CEF" w:rsidR="00DD7B6E" w:rsidRPr="00B44C2A" w:rsidRDefault="00DD7B6E" w:rsidP="00AE0F6D">
      <w:pPr>
        <w:pStyle w:val="a2"/>
      </w:pPr>
      <w:r>
        <w:t>проверка комплектности</w:t>
      </w:r>
      <w:r w:rsidR="00CD24CB">
        <w:t xml:space="preserve"> проводить</w:t>
      </w:r>
      <w:r>
        <w:t xml:space="preserve"> </w:t>
      </w:r>
      <w:r w:rsidRPr="004D0634">
        <w:t xml:space="preserve">по разделу </w:t>
      </w:r>
      <w:r w:rsidR="003658C6">
        <w:t>1.5</w:t>
      </w:r>
      <w:r w:rsidR="003658C6" w:rsidRPr="004D0634">
        <w:t xml:space="preserve"> </w:t>
      </w:r>
      <w:r w:rsidR="003658C6">
        <w:t>«Комплект поставки САУ РЗДРТ»</w:t>
      </w:r>
      <w:r w:rsidRPr="004D0634">
        <w:t>.</w:t>
      </w:r>
    </w:p>
    <w:p w14:paraId="00FC2607" w14:textId="56847429" w:rsidR="00DD7B6E" w:rsidRPr="00A64F09" w:rsidRDefault="001A4E29" w:rsidP="00790A7E">
      <w:pPr>
        <w:pStyle w:val="3"/>
      </w:pPr>
      <w:bookmarkStart w:id="41" w:name="_Ref325111568"/>
      <w:r w:rsidRPr="00A64F09">
        <w:t>Подготовку к</w:t>
      </w:r>
      <w:r w:rsidR="00DD7B6E" w:rsidRPr="00A64F09">
        <w:t xml:space="preserve"> работе проводить в следующем порядке:</w:t>
      </w:r>
      <w:bookmarkEnd w:id="41"/>
    </w:p>
    <w:p w14:paraId="7F66EC7E" w14:textId="49DBF827" w:rsidR="008E63B0" w:rsidRDefault="008E63B0" w:rsidP="00B8534F">
      <w:pPr>
        <w:pStyle w:val="a2"/>
        <w:numPr>
          <w:ilvl w:val="0"/>
          <w:numId w:val="16"/>
        </w:numPr>
      </w:pPr>
      <w:r w:rsidRPr="00AE0F6D">
        <w:t>убедиться</w:t>
      </w:r>
      <w:r>
        <w:t xml:space="preserve"> в отсутст</w:t>
      </w:r>
      <w:r w:rsidR="005822D1">
        <w:t>вии внешних повреждений корпусов и жгутов САУ</w:t>
      </w:r>
      <w:r w:rsidR="003658C6">
        <w:t xml:space="preserve"> РЗДРТ</w:t>
      </w:r>
      <w:r>
        <w:t>;</w:t>
      </w:r>
    </w:p>
    <w:p w14:paraId="644B8FF7" w14:textId="752BA0A3" w:rsidR="00DD7B6E" w:rsidRDefault="004D0634" w:rsidP="00AE0F6D">
      <w:pPr>
        <w:pStyle w:val="a2"/>
      </w:pPr>
      <w:r>
        <w:t>разложит элементы САУ РЗДРТ в соответствии с подключением</w:t>
      </w:r>
      <w:r w:rsidR="00DD7B6E" w:rsidRPr="009F40FC">
        <w:t>;</w:t>
      </w:r>
    </w:p>
    <w:p w14:paraId="421E2A4B" w14:textId="2A8ADF22" w:rsidR="00E76F92" w:rsidRPr="009F40FC" w:rsidRDefault="004D0634" w:rsidP="004D0634">
      <w:pPr>
        <w:pStyle w:val="a2"/>
      </w:pPr>
      <w:r>
        <w:t xml:space="preserve">установить программное обеспечение </w:t>
      </w:r>
      <w:r w:rsidRPr="003C0F86">
        <w:rPr>
          <w:szCs w:val="28"/>
        </w:rPr>
        <w:t>«</w:t>
      </w:r>
      <w:r w:rsidRPr="003C0F86">
        <w:rPr>
          <w:szCs w:val="28"/>
          <w:lang w:val="en-US"/>
        </w:rPr>
        <w:t>S</w:t>
      </w:r>
      <w:r>
        <w:rPr>
          <w:szCs w:val="28"/>
          <w:lang w:val="en-US"/>
        </w:rPr>
        <w:t>hag</w:t>
      </w:r>
      <w:r w:rsidRPr="00816B6C">
        <w:rPr>
          <w:szCs w:val="28"/>
        </w:rPr>
        <w:t>4</w:t>
      </w:r>
      <w:r w:rsidRPr="003C0F86">
        <w:rPr>
          <w:szCs w:val="28"/>
        </w:rPr>
        <w:t>.</w:t>
      </w:r>
      <w:r>
        <w:rPr>
          <w:szCs w:val="28"/>
          <w:lang w:val="en-US"/>
        </w:rPr>
        <w:t>exe</w:t>
      </w:r>
      <w:r w:rsidRPr="003C0F86">
        <w:rPr>
          <w:szCs w:val="28"/>
        </w:rPr>
        <w:t>»</w:t>
      </w:r>
      <w:r>
        <w:t xml:space="preserve"> на ПК</w:t>
      </w:r>
      <w:r w:rsidR="000A2C00" w:rsidRPr="004D0634">
        <w:rPr>
          <w:szCs w:val="28"/>
        </w:rPr>
        <w:t>.</w:t>
      </w:r>
    </w:p>
    <w:p w14:paraId="75E21EAC" w14:textId="03600D16" w:rsidR="00BA6710" w:rsidRDefault="00BA6710" w:rsidP="007A5D99">
      <w:pPr>
        <w:pStyle w:val="20"/>
      </w:pPr>
      <w:bookmarkStart w:id="42" w:name="_Toc178260061"/>
      <w:bookmarkStart w:id="43" w:name="_Toc178600268"/>
      <w:bookmarkStart w:id="44" w:name="_Toc342851229"/>
      <w:bookmarkEnd w:id="42"/>
      <w:r>
        <w:t xml:space="preserve">Подготовка </w:t>
      </w:r>
      <w:r w:rsidR="00D27035">
        <w:t>САУ РЗДРТ</w:t>
      </w:r>
      <w:r>
        <w:t xml:space="preserve"> к включению</w:t>
      </w:r>
      <w:bookmarkEnd w:id="43"/>
    </w:p>
    <w:p w14:paraId="23F84704" w14:textId="56345AFB" w:rsidR="00DC3107" w:rsidRPr="00E62A75" w:rsidRDefault="00EB0DC4" w:rsidP="006F6492">
      <w:pPr>
        <w:pStyle w:val="3"/>
      </w:pPr>
      <w:r>
        <w:t>У</w:t>
      </w:r>
      <w:r w:rsidR="00DC3107" w:rsidRPr="00E62A75">
        <w:t xml:space="preserve">становить </w:t>
      </w:r>
      <w:r w:rsidR="00E62A75" w:rsidRPr="00E62A75">
        <w:t>САУ РЗДРТ</w:t>
      </w:r>
      <w:r w:rsidR="00810F19" w:rsidRPr="00E62A75">
        <w:t xml:space="preserve"> </w:t>
      </w:r>
      <w:r w:rsidR="00DC3107" w:rsidRPr="00E62A75">
        <w:t>на рабочее место</w:t>
      </w:r>
      <w:r w:rsidR="00810F19" w:rsidRPr="00E62A75">
        <w:t>.</w:t>
      </w:r>
    </w:p>
    <w:p w14:paraId="08E237FA" w14:textId="1147B24F" w:rsidR="00D45979" w:rsidRPr="00E62A75" w:rsidRDefault="008901BE" w:rsidP="006F6492">
      <w:pPr>
        <w:pStyle w:val="3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777B218" wp14:editId="60809092">
            <wp:simplePos x="0" y="0"/>
            <wp:positionH relativeFrom="margin">
              <wp:align>left</wp:align>
            </wp:positionH>
            <wp:positionV relativeFrom="paragraph">
              <wp:posOffset>542290</wp:posOffset>
            </wp:positionV>
            <wp:extent cx="6504940" cy="3211830"/>
            <wp:effectExtent l="0" t="0" r="0" b="762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94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6492" w:rsidRPr="00E62A75">
        <w:t>Перед</w:t>
      </w:r>
      <w:r w:rsidR="00D45979" w:rsidRPr="00E62A75">
        <w:t xml:space="preserve"> включени</w:t>
      </w:r>
      <w:r w:rsidR="006F6492" w:rsidRPr="00E62A75">
        <w:t>ем</w:t>
      </w:r>
      <w:r w:rsidR="00D45979" w:rsidRPr="00E62A75">
        <w:t xml:space="preserve"> </w:t>
      </w:r>
      <w:r w:rsidR="00BA6710" w:rsidRPr="00E62A75">
        <w:t xml:space="preserve">необходимо подключить </w:t>
      </w:r>
      <w:r w:rsidR="00E62A75" w:rsidRPr="00E62A75">
        <w:t>САУ РЗДРТ</w:t>
      </w:r>
      <w:r w:rsidR="00BA6710" w:rsidRPr="00E62A75">
        <w:t xml:space="preserve"> в соответствии с</w:t>
      </w:r>
      <w:r w:rsidR="00D45979" w:rsidRPr="00E62A75">
        <w:t xml:space="preserve">о схемой, показанной на </w:t>
      </w:r>
      <w:r w:rsidR="0010504A">
        <w:t>рисунке 3</w:t>
      </w:r>
      <w:r w:rsidR="00D45979" w:rsidRPr="00E62A75">
        <w:t>.</w:t>
      </w:r>
    </w:p>
    <w:p w14:paraId="38E13CD1" w14:textId="26CE7363" w:rsidR="00054AA9" w:rsidRPr="00054AA9" w:rsidRDefault="00054AA9" w:rsidP="00054AA9">
      <w:pPr>
        <w:rPr>
          <w:highlight w:val="yellow"/>
        </w:rPr>
      </w:pPr>
    </w:p>
    <w:p w14:paraId="1BCF6139" w14:textId="7B6CEEC7" w:rsidR="00BA6710" w:rsidRDefault="00D45979" w:rsidP="008901BE">
      <w:pPr>
        <w:pStyle w:val="afd"/>
        <w:ind w:left="0"/>
      </w:pPr>
      <w:bookmarkStart w:id="45" w:name="_Ref146193983"/>
      <w:r>
        <w:t xml:space="preserve">Рисунок </w:t>
      </w:r>
      <w:bookmarkEnd w:id="45"/>
      <w:r w:rsidR="0010504A">
        <w:t>3</w:t>
      </w:r>
      <w:r>
        <w:t xml:space="preserve"> – Схема подключения </w:t>
      </w:r>
      <w:r w:rsidR="008901BE" w:rsidRPr="00E62A75">
        <w:t>САУ РЗДРТ</w:t>
      </w:r>
    </w:p>
    <w:p w14:paraId="14488759" w14:textId="0B7BAF5B" w:rsidR="008901BE" w:rsidRDefault="008901BE" w:rsidP="008901BE">
      <w:pPr>
        <w:pStyle w:val="-"/>
      </w:pPr>
      <w:r>
        <w:rPr>
          <w:lang w:val="en-US"/>
        </w:rPr>
        <w:t>A</w:t>
      </w:r>
      <w:r w:rsidRPr="008901BE">
        <w:t xml:space="preserve">1 </w:t>
      </w:r>
      <w:r>
        <w:t>блок коммутации А1317-Л2800.80.25.100</w:t>
      </w:r>
      <w:r w:rsidR="005822D1">
        <w:t xml:space="preserve"> к </w:t>
      </w:r>
      <w:r w:rsidR="005822D1">
        <w:rPr>
          <w:lang w:val="en-US"/>
        </w:rPr>
        <w:t>A</w:t>
      </w:r>
      <w:r w:rsidR="005822D1" w:rsidRPr="008901BE">
        <w:t xml:space="preserve">2 </w:t>
      </w:r>
      <w:r w:rsidR="005822D1">
        <w:t>блок</w:t>
      </w:r>
      <w:r w:rsidR="000A2C00">
        <w:t>у</w:t>
      </w:r>
      <w:r w:rsidR="005822D1">
        <w:t xml:space="preserve"> контроллеров</w:t>
      </w:r>
      <w:r w:rsidR="005822D1" w:rsidRPr="006D215D">
        <w:t xml:space="preserve"> </w:t>
      </w:r>
      <w:r w:rsidR="005822D1">
        <w:t>А1317-Л2800.80.</w:t>
      </w:r>
      <w:r w:rsidR="005822D1" w:rsidRPr="00CE4F40">
        <w:t xml:space="preserve"> </w:t>
      </w:r>
      <w:r w:rsidR="005822D1">
        <w:t>25.300 через жгуты блока коммутации А1317-Л2800.80.</w:t>
      </w:r>
      <w:r w:rsidR="005822D1" w:rsidRPr="00CE4F40">
        <w:t xml:space="preserve"> </w:t>
      </w:r>
      <w:r w:rsidR="005822D1">
        <w:t>25.310,</w:t>
      </w:r>
      <w:r w:rsidR="005822D1" w:rsidRPr="005822D1">
        <w:t xml:space="preserve"> </w:t>
      </w:r>
      <w:r w:rsidR="005822D1">
        <w:t>А1317-Л2800.80.</w:t>
      </w:r>
      <w:r w:rsidR="005822D1" w:rsidRPr="00CE4F40">
        <w:t xml:space="preserve"> </w:t>
      </w:r>
      <w:r w:rsidR="005822D1">
        <w:t>25.310-01</w:t>
      </w:r>
      <w:r w:rsidR="000A2C00">
        <w:t xml:space="preserve"> (А1 «1» → А2 «Порт 1»; А1 «2» → А2 «Порт 2).</w:t>
      </w:r>
    </w:p>
    <w:p w14:paraId="4D660BFD" w14:textId="594A785C" w:rsidR="000A2C00" w:rsidRPr="00091916" w:rsidRDefault="000A2C00" w:rsidP="008901BE">
      <w:pPr>
        <w:pStyle w:val="-"/>
      </w:pPr>
      <w:r>
        <w:rPr>
          <w:lang w:val="en-US"/>
        </w:rPr>
        <w:lastRenderedPageBreak/>
        <w:t>A</w:t>
      </w:r>
      <w:r w:rsidRPr="008901BE">
        <w:t xml:space="preserve">1 </w:t>
      </w:r>
      <w:r>
        <w:t xml:space="preserve">блок коммутации А1317-Л2800.80.25.100 к </w:t>
      </w:r>
      <w:r>
        <w:rPr>
          <w:lang w:val="en-US"/>
        </w:rPr>
        <w:t>A</w:t>
      </w:r>
      <w:r>
        <w:t>3</w:t>
      </w:r>
      <w:r w:rsidRPr="008901BE">
        <w:t xml:space="preserve"> </w:t>
      </w:r>
      <w:r>
        <w:t>блоку контроллеров</w:t>
      </w:r>
      <w:r w:rsidRPr="006D215D">
        <w:t xml:space="preserve"> </w:t>
      </w:r>
      <w:r>
        <w:t>А1317-Л2800.80.</w:t>
      </w:r>
      <w:r w:rsidRPr="00CE4F40">
        <w:t xml:space="preserve"> </w:t>
      </w:r>
      <w:r>
        <w:t xml:space="preserve">25.300-01 через жгуты блока </w:t>
      </w:r>
      <w:r w:rsidRPr="000A2C00">
        <w:t>коммутации</w:t>
      </w:r>
      <w:r>
        <w:t xml:space="preserve">                                                   </w:t>
      </w:r>
      <w:r w:rsidRPr="000A2C00">
        <w:t>А1317</w:t>
      </w:r>
      <w:r>
        <w:t>-Л2800.80.</w:t>
      </w:r>
      <w:r w:rsidRPr="00CE4F40">
        <w:t xml:space="preserve"> </w:t>
      </w:r>
      <w:r>
        <w:t>25.310-02,</w:t>
      </w:r>
      <w:r w:rsidRPr="005822D1">
        <w:t xml:space="preserve"> </w:t>
      </w:r>
      <w:r>
        <w:t>А1317-Л2800.80.</w:t>
      </w:r>
      <w:r w:rsidRPr="00CE4F40">
        <w:t xml:space="preserve"> </w:t>
      </w:r>
      <w:r>
        <w:t>25.310-03, (А1 «3» → А3 «Порт 3»;</w:t>
      </w:r>
      <w:r>
        <w:br/>
        <w:t>А1 «4» →А3 «Порт 4»).</w:t>
      </w:r>
    </w:p>
    <w:p w14:paraId="3D7D12B6" w14:textId="74445C54" w:rsidR="008901BE" w:rsidRPr="000A5568" w:rsidRDefault="008901BE" w:rsidP="008901BE">
      <w:pPr>
        <w:pStyle w:val="-"/>
      </w:pPr>
      <w:r>
        <w:rPr>
          <w:lang w:val="en-US"/>
        </w:rPr>
        <w:t>A</w:t>
      </w:r>
      <w:r w:rsidRPr="008901BE">
        <w:t xml:space="preserve">2 </w:t>
      </w:r>
      <w:r>
        <w:t>блок контроллеров</w:t>
      </w:r>
      <w:r w:rsidRPr="006D215D">
        <w:t xml:space="preserve"> </w:t>
      </w:r>
      <w:r>
        <w:t>А1317-Л2800.80.</w:t>
      </w:r>
      <w:r w:rsidRPr="00CE4F40">
        <w:t xml:space="preserve"> </w:t>
      </w:r>
      <w:r>
        <w:t>25.300</w:t>
      </w:r>
      <w:r w:rsidR="00C61A9D">
        <w:t xml:space="preserve"> к шаговым двигателям, на которых зафиксированы зеркало №1 и рентгеновская трубка №3 через жгуты блока контроллеров</w:t>
      </w:r>
      <w:r w:rsidR="00C61A9D" w:rsidRPr="00CE4F40">
        <w:t xml:space="preserve"> </w:t>
      </w:r>
      <w:r w:rsidR="00C61A9D">
        <w:t>А1317-Л2800.80.</w:t>
      </w:r>
      <w:r w:rsidR="00C61A9D" w:rsidRPr="00CE4F40">
        <w:t xml:space="preserve"> </w:t>
      </w:r>
      <w:r w:rsidR="00C61A9D">
        <w:t>25.320, А1317-Л2800.80.</w:t>
      </w:r>
      <w:r w:rsidR="00C61A9D" w:rsidRPr="00CE4F40">
        <w:t xml:space="preserve"> </w:t>
      </w:r>
      <w:r w:rsidR="00C61A9D">
        <w:t>25.320-01</w:t>
      </w:r>
      <w:r w:rsidRPr="00197DF1">
        <w:t>;</w:t>
      </w:r>
    </w:p>
    <w:p w14:paraId="00F58255" w14:textId="0BD0FBDE" w:rsidR="00C61A9D" w:rsidRPr="000A5568" w:rsidRDefault="00C61A9D" w:rsidP="00C61A9D">
      <w:pPr>
        <w:pStyle w:val="-"/>
      </w:pPr>
      <w:r>
        <w:rPr>
          <w:lang w:val="en-US"/>
        </w:rPr>
        <w:t>A</w:t>
      </w:r>
      <w:r>
        <w:t>3</w:t>
      </w:r>
      <w:r w:rsidRPr="008901BE">
        <w:t xml:space="preserve"> </w:t>
      </w:r>
      <w:r>
        <w:t>блок контроллеров</w:t>
      </w:r>
      <w:r w:rsidRPr="006D215D">
        <w:t xml:space="preserve"> </w:t>
      </w:r>
      <w:r>
        <w:t>А1317-Л2800.80.</w:t>
      </w:r>
      <w:r w:rsidRPr="00CE4F40">
        <w:t xml:space="preserve"> </w:t>
      </w:r>
      <w:r>
        <w:t>25.300-01 к шаговым двигателям, на которых поворотный стол №2 и счётчик №4 через жгуты блока контроллеров</w:t>
      </w:r>
      <w:r w:rsidRPr="00CE4F40">
        <w:t xml:space="preserve"> </w:t>
      </w:r>
      <w:r>
        <w:t>А1317-Л2800.80.</w:t>
      </w:r>
      <w:r w:rsidRPr="00CE4F40">
        <w:t xml:space="preserve"> </w:t>
      </w:r>
      <w:r>
        <w:t>25.320-02, А1317-Л2800.80.</w:t>
      </w:r>
      <w:r w:rsidRPr="00CE4F40">
        <w:t xml:space="preserve"> </w:t>
      </w:r>
      <w:r>
        <w:t>25.320-03</w:t>
      </w:r>
      <w:r w:rsidRPr="00197DF1">
        <w:t>;</w:t>
      </w:r>
    </w:p>
    <w:p w14:paraId="02439E7F" w14:textId="4AE9106E" w:rsidR="008901BE" w:rsidRDefault="00C61A9D" w:rsidP="008901BE">
      <w:pPr>
        <w:pStyle w:val="-"/>
      </w:pPr>
      <w:r>
        <w:rPr>
          <w:lang w:val="en-US"/>
        </w:rPr>
        <w:t>A</w:t>
      </w:r>
      <w:r w:rsidRPr="008901BE">
        <w:t xml:space="preserve">2 </w:t>
      </w:r>
      <w:r>
        <w:t>блок контроллеров</w:t>
      </w:r>
      <w:r w:rsidRPr="006D215D">
        <w:t xml:space="preserve"> </w:t>
      </w:r>
      <w:r>
        <w:t>А1317-Л2800.80.</w:t>
      </w:r>
      <w:r w:rsidRPr="00CE4F40">
        <w:t xml:space="preserve"> </w:t>
      </w:r>
      <w:r>
        <w:t xml:space="preserve">25.300 и </w:t>
      </w:r>
      <w:r>
        <w:rPr>
          <w:lang w:val="en-US"/>
        </w:rPr>
        <w:t>A</w:t>
      </w:r>
      <w:r>
        <w:t>3</w:t>
      </w:r>
      <w:r w:rsidRPr="008901BE">
        <w:t xml:space="preserve"> </w:t>
      </w:r>
      <w:r>
        <w:t>блок контроллеров</w:t>
      </w:r>
      <w:r w:rsidRPr="006D215D">
        <w:t xml:space="preserve"> </w:t>
      </w:r>
      <w:r>
        <w:t>А1317-Л2800.80.</w:t>
      </w:r>
      <w:r w:rsidRPr="00CE4F40">
        <w:t xml:space="preserve"> </w:t>
      </w:r>
      <w:r>
        <w:t>25.300-01</w:t>
      </w:r>
      <w:r w:rsidR="00B44607">
        <w:t xml:space="preserve"> </w:t>
      </w:r>
      <w:r>
        <w:t xml:space="preserve">к источнику питания 12 В через жгуты питания </w:t>
      </w:r>
      <w:r w:rsidR="00B44607">
        <w:t xml:space="preserve">  </w:t>
      </w:r>
      <w:r w:rsidR="00B44607">
        <w:br/>
      </w:r>
      <w:r>
        <w:t>А1317-Л2800.80.</w:t>
      </w:r>
      <w:r w:rsidRPr="00CE4F40">
        <w:t xml:space="preserve"> </w:t>
      </w:r>
      <w:r>
        <w:t>25.330</w:t>
      </w:r>
      <w:r w:rsidR="008901BE" w:rsidRPr="00197DF1">
        <w:t>.</w:t>
      </w:r>
    </w:p>
    <w:p w14:paraId="1DBA41FE" w14:textId="3456835C" w:rsidR="00441F90" w:rsidRPr="0026023B" w:rsidRDefault="00441F90" w:rsidP="007A5D99">
      <w:pPr>
        <w:pStyle w:val="20"/>
      </w:pPr>
      <w:bookmarkStart w:id="46" w:name="_Toc178600269"/>
      <w:r w:rsidRPr="0026023B">
        <w:t xml:space="preserve">Включение </w:t>
      </w:r>
      <w:bookmarkEnd w:id="44"/>
      <w:r w:rsidR="008901BE" w:rsidRPr="00E62A75">
        <w:t>САУ РЗДРТ</w:t>
      </w:r>
      <w:bookmarkEnd w:id="46"/>
    </w:p>
    <w:p w14:paraId="5EEBAA3B" w14:textId="35A4C65A" w:rsidR="00441F90" w:rsidRDefault="00441F90" w:rsidP="00790A7E">
      <w:pPr>
        <w:pStyle w:val="3"/>
      </w:pPr>
      <w:r w:rsidRPr="00441F90">
        <w:t xml:space="preserve">Включение </w:t>
      </w:r>
      <w:r w:rsidR="008901BE" w:rsidRPr="00E62A75">
        <w:t>САУ РЗДРТ</w:t>
      </w:r>
      <w:r w:rsidRPr="00441F90">
        <w:t xml:space="preserve"> осуществляется в следующей последовательности:</w:t>
      </w:r>
    </w:p>
    <w:p w14:paraId="7C375A48" w14:textId="6118FC4B" w:rsidR="00002D59" w:rsidRDefault="008901BE" w:rsidP="00F51EFF">
      <w:pPr>
        <w:pStyle w:val="-"/>
      </w:pPr>
      <w:r w:rsidRPr="00A51B48">
        <w:t>подключить</w:t>
      </w:r>
      <w:r>
        <w:t xml:space="preserve"> блок коммутации в </w:t>
      </w:r>
      <w:r>
        <w:rPr>
          <w:lang w:val="en-US"/>
        </w:rPr>
        <w:t>COM</w:t>
      </w:r>
      <w:r w:rsidRPr="008901BE">
        <w:t>-</w:t>
      </w:r>
      <w:r>
        <w:t>порт ПК</w:t>
      </w:r>
      <w:r w:rsidR="00002D59">
        <w:t>;</w:t>
      </w:r>
    </w:p>
    <w:p w14:paraId="1693A1AA" w14:textId="1FCF27DB" w:rsidR="008901BE" w:rsidRPr="00B44607" w:rsidRDefault="008901BE" w:rsidP="00F51EFF">
      <w:pPr>
        <w:pStyle w:val="-"/>
      </w:pPr>
      <w:r w:rsidRPr="00B44607">
        <w:t xml:space="preserve">подключить </w:t>
      </w:r>
      <w:r w:rsidR="00B44607">
        <w:t>блоки контроллеров</w:t>
      </w:r>
      <w:r w:rsidR="00EB0DC4" w:rsidRPr="00B44607">
        <w:t xml:space="preserve"> </w:t>
      </w:r>
      <w:r w:rsidRPr="00B44607">
        <w:t xml:space="preserve">к ШД; </w:t>
      </w:r>
    </w:p>
    <w:p w14:paraId="481CDD76" w14:textId="3D9EFAC8" w:rsidR="00232F0B" w:rsidRDefault="00B44607" w:rsidP="00F51EFF">
      <w:pPr>
        <w:pStyle w:val="-"/>
      </w:pPr>
      <w:r>
        <w:t>подключить блоки контроллеров</w:t>
      </w:r>
      <w:r w:rsidR="00232F0B">
        <w:t xml:space="preserve"> к источнику питания постоянного тока через жгуты питания</w:t>
      </w:r>
      <w:r w:rsidR="00556FA2">
        <w:t>;</w:t>
      </w:r>
    </w:p>
    <w:p w14:paraId="67C063DD" w14:textId="77CA9C5C" w:rsidR="00002D59" w:rsidRPr="00002D59" w:rsidRDefault="0044401F" w:rsidP="00F51EFF">
      <w:pPr>
        <w:pStyle w:val="-"/>
      </w:pPr>
      <w:r>
        <w:t>включить в сеть 220В</w:t>
      </w:r>
      <w:r w:rsidR="00441F90" w:rsidRPr="00002D59">
        <w:t xml:space="preserve"> источник питания</w:t>
      </w:r>
      <w:r w:rsidR="00693EC4">
        <w:t xml:space="preserve"> постоянного тока</w:t>
      </w:r>
      <w:r>
        <w:t>, подать питание на блоки контроллеров</w:t>
      </w:r>
      <w:r w:rsidR="00441F90" w:rsidRPr="00002D59">
        <w:t>;</w:t>
      </w:r>
    </w:p>
    <w:p w14:paraId="03F71409" w14:textId="76B2498D" w:rsidR="00441F90" w:rsidRDefault="00B44607" w:rsidP="00F51EFF">
      <w:pPr>
        <w:pStyle w:val="-"/>
      </w:pPr>
      <w:r>
        <w:t>включить ПК;</w:t>
      </w:r>
    </w:p>
    <w:p w14:paraId="031898A8" w14:textId="4D9F4379" w:rsidR="00B44607" w:rsidRDefault="00B44607" w:rsidP="00F51EFF">
      <w:pPr>
        <w:pStyle w:val="-"/>
      </w:pPr>
      <w:r>
        <w:t xml:space="preserve">запустить программное обеспечение </w:t>
      </w:r>
      <w:r w:rsidRPr="003C0F86">
        <w:rPr>
          <w:szCs w:val="28"/>
        </w:rPr>
        <w:t>«S</w:t>
      </w:r>
      <w:r>
        <w:rPr>
          <w:szCs w:val="28"/>
          <w:lang w:val="en-US"/>
        </w:rPr>
        <w:t>hag</w:t>
      </w:r>
      <w:r>
        <w:rPr>
          <w:szCs w:val="28"/>
        </w:rPr>
        <w:t>4</w:t>
      </w:r>
      <w:r w:rsidRPr="003C0F86">
        <w:rPr>
          <w:szCs w:val="28"/>
        </w:rPr>
        <w:t>.exe»</w:t>
      </w:r>
      <w:r>
        <w:t>;</w:t>
      </w:r>
    </w:p>
    <w:p w14:paraId="71EC69CC" w14:textId="0BD40136" w:rsidR="00B44607" w:rsidRDefault="00B44607" w:rsidP="00F51EFF">
      <w:pPr>
        <w:pStyle w:val="-"/>
      </w:pPr>
      <w:r>
        <w:t xml:space="preserve">выбрать необходимый </w:t>
      </w:r>
      <w:r>
        <w:rPr>
          <w:lang w:val="en-US"/>
        </w:rPr>
        <w:t>COM</w:t>
      </w:r>
      <w:r>
        <w:t>-порт</w:t>
      </w:r>
      <w:r w:rsidR="003658C6">
        <w:t xml:space="preserve"> в ПО </w:t>
      </w:r>
      <w:r w:rsidR="003658C6" w:rsidRPr="003C0F86">
        <w:rPr>
          <w:szCs w:val="28"/>
        </w:rPr>
        <w:t>«S</w:t>
      </w:r>
      <w:r w:rsidR="003658C6">
        <w:rPr>
          <w:szCs w:val="28"/>
          <w:lang w:val="en-US"/>
        </w:rPr>
        <w:t>hag</w:t>
      </w:r>
      <w:r w:rsidR="003658C6">
        <w:rPr>
          <w:szCs w:val="28"/>
        </w:rPr>
        <w:t>4</w:t>
      </w:r>
      <w:r w:rsidR="003658C6" w:rsidRPr="003C0F86">
        <w:rPr>
          <w:szCs w:val="28"/>
        </w:rPr>
        <w:t>.exe»</w:t>
      </w:r>
      <w:r>
        <w:t>.</w:t>
      </w:r>
    </w:p>
    <w:p w14:paraId="0DE18478" w14:textId="20FE0365" w:rsidR="00C35406" w:rsidRDefault="00C35406" w:rsidP="007A5D99">
      <w:pPr>
        <w:pStyle w:val="20"/>
      </w:pPr>
      <w:bookmarkStart w:id="47" w:name="_Toc178600270"/>
      <w:r>
        <w:t xml:space="preserve">Выключение </w:t>
      </w:r>
      <w:r w:rsidR="00232F0B" w:rsidRPr="00E62A75">
        <w:t>САУ РЗДРТ</w:t>
      </w:r>
      <w:bookmarkEnd w:id="47"/>
    </w:p>
    <w:p w14:paraId="1FA39D87" w14:textId="67082E24" w:rsidR="00C35406" w:rsidRDefault="00C35406" w:rsidP="00C35406">
      <w:pPr>
        <w:pStyle w:val="3"/>
      </w:pPr>
      <w:r w:rsidRPr="00441F90">
        <w:t>В</w:t>
      </w:r>
      <w:r>
        <w:t>ы</w:t>
      </w:r>
      <w:r w:rsidRPr="00441F90">
        <w:t xml:space="preserve">ключение </w:t>
      </w:r>
      <w:r w:rsidR="00232F0B" w:rsidRPr="00E62A75">
        <w:t>САУ РЗДРТ</w:t>
      </w:r>
      <w:r w:rsidRPr="00441F90">
        <w:t xml:space="preserve"> осуществляется в следующей последовательности:</w:t>
      </w:r>
    </w:p>
    <w:p w14:paraId="62DF04C7" w14:textId="2B34141A" w:rsidR="00C35406" w:rsidRDefault="00B44607" w:rsidP="00F51EFF">
      <w:pPr>
        <w:pStyle w:val="-"/>
      </w:pPr>
      <w:r>
        <w:lastRenderedPageBreak/>
        <w:t>закрыть программное обеспечение</w:t>
      </w:r>
      <w:r w:rsidR="00C35406">
        <w:t xml:space="preserve"> </w:t>
      </w:r>
      <w:r w:rsidR="00232F0B" w:rsidRPr="003C0F86">
        <w:rPr>
          <w:szCs w:val="28"/>
        </w:rPr>
        <w:t>«S</w:t>
      </w:r>
      <w:r w:rsidR="00232F0B">
        <w:rPr>
          <w:szCs w:val="28"/>
          <w:lang w:val="en-US"/>
        </w:rPr>
        <w:t>hag</w:t>
      </w:r>
      <w:r w:rsidR="00232F0B">
        <w:rPr>
          <w:szCs w:val="28"/>
        </w:rPr>
        <w:t>4</w:t>
      </w:r>
      <w:r w:rsidR="00232F0B" w:rsidRPr="003C0F86">
        <w:rPr>
          <w:szCs w:val="28"/>
        </w:rPr>
        <w:t>.exe»</w:t>
      </w:r>
      <w:r w:rsidR="00C35406">
        <w:t>;</w:t>
      </w:r>
    </w:p>
    <w:p w14:paraId="178C4BF3" w14:textId="6240C4D0" w:rsidR="00C35406" w:rsidRPr="00002D59" w:rsidRDefault="00C35406" w:rsidP="00F51EFF">
      <w:pPr>
        <w:pStyle w:val="-"/>
      </w:pPr>
      <w:r w:rsidRPr="00002D59">
        <w:t>в</w:t>
      </w:r>
      <w:r w:rsidR="00BA6710">
        <w:t>ы</w:t>
      </w:r>
      <w:r w:rsidRPr="00002D59">
        <w:t>ключить источник питания</w:t>
      </w:r>
      <w:r>
        <w:t xml:space="preserve"> постоянного тока</w:t>
      </w:r>
      <w:r w:rsidR="00232F0B">
        <w:t xml:space="preserve"> +12</w:t>
      </w:r>
      <w:r w:rsidRPr="00002D59">
        <w:t>В;</w:t>
      </w:r>
    </w:p>
    <w:p w14:paraId="5BB6C72A" w14:textId="17041D4E" w:rsidR="00C35406" w:rsidRDefault="00C35406" w:rsidP="00A33BB8">
      <w:pPr>
        <w:pStyle w:val="-"/>
      </w:pPr>
      <w:r>
        <w:t>в</w:t>
      </w:r>
      <w:r w:rsidR="00BA6710">
        <w:t>ы</w:t>
      </w:r>
      <w:r>
        <w:t xml:space="preserve">ключить ПК с установленным ПО </w:t>
      </w:r>
      <w:r w:rsidR="00232F0B" w:rsidRPr="003C0F86">
        <w:rPr>
          <w:szCs w:val="28"/>
        </w:rPr>
        <w:t>«S</w:t>
      </w:r>
      <w:r w:rsidR="00232F0B">
        <w:rPr>
          <w:szCs w:val="28"/>
          <w:lang w:val="en-US"/>
        </w:rPr>
        <w:t>hag</w:t>
      </w:r>
      <w:r w:rsidR="00232F0B">
        <w:rPr>
          <w:szCs w:val="28"/>
        </w:rPr>
        <w:t>4</w:t>
      </w:r>
      <w:r w:rsidR="00232F0B" w:rsidRPr="003C0F86">
        <w:rPr>
          <w:szCs w:val="28"/>
        </w:rPr>
        <w:t>.exe»</w:t>
      </w:r>
      <w:r>
        <w:t>.</w:t>
      </w:r>
    </w:p>
    <w:p w14:paraId="0CEB1D1E" w14:textId="4D582EBF" w:rsidR="00C35406" w:rsidRDefault="00232F0B" w:rsidP="007A5D99">
      <w:pPr>
        <w:pStyle w:val="20"/>
      </w:pPr>
      <w:bookmarkStart w:id="48" w:name="_Toc178600271"/>
      <w:r>
        <w:t>Управление</w:t>
      </w:r>
      <w:r w:rsidR="00C35406" w:rsidRPr="00C35406">
        <w:t xml:space="preserve"> </w:t>
      </w:r>
      <w:r>
        <w:t>элементами оптической системы</w:t>
      </w:r>
      <w:bookmarkEnd w:id="48"/>
    </w:p>
    <w:p w14:paraId="597EABD4" w14:textId="4E1D651C" w:rsidR="00C35406" w:rsidRPr="00C35406" w:rsidRDefault="00232F0B" w:rsidP="00C35406">
      <w:pPr>
        <w:pStyle w:val="3"/>
      </w:pPr>
      <w:r>
        <w:t>Управление</w:t>
      </w:r>
      <w:r w:rsidRPr="00C35406">
        <w:t xml:space="preserve"> </w:t>
      </w:r>
      <w:r>
        <w:t xml:space="preserve">элементами оптической системы </w:t>
      </w:r>
      <w:r w:rsidR="00C35406">
        <w:t>осуществляется в следующей последовательности:</w:t>
      </w:r>
    </w:p>
    <w:p w14:paraId="0F239273" w14:textId="11C98935" w:rsidR="00C35406" w:rsidRDefault="00C35406" w:rsidP="00F51EFF">
      <w:pPr>
        <w:pStyle w:val="-"/>
      </w:pPr>
      <w:r>
        <w:t xml:space="preserve">на ПК запустить ПО при помощи ярлык </w:t>
      </w:r>
      <w:r w:rsidR="00232F0B" w:rsidRPr="003C0F86">
        <w:rPr>
          <w:szCs w:val="28"/>
        </w:rPr>
        <w:t>«S</w:t>
      </w:r>
      <w:r w:rsidR="00232F0B">
        <w:rPr>
          <w:szCs w:val="28"/>
          <w:lang w:val="en-US"/>
        </w:rPr>
        <w:t>hag</w:t>
      </w:r>
      <w:r w:rsidR="00232F0B">
        <w:rPr>
          <w:szCs w:val="28"/>
        </w:rPr>
        <w:t>4</w:t>
      </w:r>
      <w:r w:rsidR="00232F0B" w:rsidRPr="003C0F86">
        <w:rPr>
          <w:szCs w:val="28"/>
        </w:rPr>
        <w:t>.exe»</w:t>
      </w:r>
      <w:r>
        <w:t xml:space="preserve">, расположенного на </w:t>
      </w:r>
      <w:r w:rsidRPr="007E1EE3">
        <w:t>рабочем столе</w:t>
      </w:r>
      <w:r>
        <w:t xml:space="preserve"> ПК.</w:t>
      </w:r>
    </w:p>
    <w:p w14:paraId="688328EA" w14:textId="79882036" w:rsidR="00DC57C5" w:rsidRDefault="00232F0B" w:rsidP="00F51EFF">
      <w:pPr>
        <w:pStyle w:val="-"/>
      </w:pPr>
      <w:r>
        <w:t>пр</w:t>
      </w:r>
      <w:r>
        <w:rPr>
          <w:noProof/>
        </w:rPr>
        <w:t xml:space="preserve">оизвести регулировку положения </w:t>
      </w:r>
      <w:r w:rsidR="00EE7C3F">
        <w:rPr>
          <w:noProof/>
        </w:rPr>
        <w:t>РЗДРТ</w:t>
      </w:r>
      <w:r>
        <w:rPr>
          <w:noProof/>
        </w:rPr>
        <w:t xml:space="preserve"> через рабочее окно программы</w:t>
      </w:r>
      <w:r w:rsidR="00D77F4F">
        <w:t>;</w:t>
      </w:r>
    </w:p>
    <w:p w14:paraId="2E200182" w14:textId="7DBA1E32" w:rsidR="005374EF" w:rsidRDefault="00D77F4F" w:rsidP="00F51EFF">
      <w:pPr>
        <w:pStyle w:val="-"/>
      </w:pPr>
      <w:r>
        <w:t xml:space="preserve">после </w:t>
      </w:r>
      <w:r w:rsidR="00232F0B">
        <w:t>завершения работы выключить ПО</w:t>
      </w:r>
      <w:r>
        <w:t>.</w:t>
      </w:r>
    </w:p>
    <w:p w14:paraId="161F31D8" w14:textId="4A1AB680" w:rsidR="00DC3107" w:rsidRPr="0026023B" w:rsidRDefault="00DC3107" w:rsidP="007A5D99">
      <w:pPr>
        <w:pStyle w:val="20"/>
      </w:pPr>
      <w:bookmarkStart w:id="49" w:name="_Toc178600272"/>
      <w:r>
        <w:t xml:space="preserve">Программное обеспечение </w:t>
      </w:r>
      <w:r w:rsidR="00232F0B" w:rsidRPr="00E62A75">
        <w:t>САУ РЗДРТ</w:t>
      </w:r>
      <w:bookmarkEnd w:id="49"/>
    </w:p>
    <w:p w14:paraId="45C7D91A" w14:textId="35A41C0F" w:rsidR="00DC3107" w:rsidRDefault="00DC3107" w:rsidP="00DC3107">
      <w:pPr>
        <w:pStyle w:val="3"/>
      </w:pPr>
      <w:r>
        <w:t xml:space="preserve">Назначение ПО </w:t>
      </w:r>
      <w:r w:rsidR="004457DF" w:rsidRPr="00E62A75">
        <w:t>САУ РЗДРТ</w:t>
      </w:r>
    </w:p>
    <w:p w14:paraId="1EE085AD" w14:textId="7D421DAE" w:rsidR="00DC3107" w:rsidRDefault="00946B7F" w:rsidP="00F51EFF">
      <w:pPr>
        <w:pStyle w:val="afa"/>
      </w:pPr>
      <w:r>
        <w:t>ПО</w:t>
      </w:r>
      <w:r w:rsidR="00DC3107" w:rsidRPr="00A07960">
        <w:t xml:space="preserve"> предназначено для </w:t>
      </w:r>
      <w:r w:rsidR="004457DF">
        <w:rPr>
          <w:noProof/>
        </w:rPr>
        <w:t xml:space="preserve">регулировки положения </w:t>
      </w:r>
      <w:r w:rsidR="004457DF" w:rsidRPr="003C0F86">
        <w:rPr>
          <w:szCs w:val="28"/>
        </w:rPr>
        <w:t>элементов оптической схемы калибровочного рентгеновского стенда «РЭКС»</w:t>
      </w:r>
      <w:r w:rsidR="00DC3107" w:rsidRPr="00A07960">
        <w:t>.</w:t>
      </w:r>
    </w:p>
    <w:p w14:paraId="2674FF69" w14:textId="10276283" w:rsidR="00DC3107" w:rsidRPr="001E3558" w:rsidRDefault="00DC3107" w:rsidP="00F51EFF">
      <w:pPr>
        <w:pStyle w:val="afa"/>
      </w:pPr>
      <w:r>
        <w:t xml:space="preserve">С помощью поставляемого </w:t>
      </w:r>
      <w:r w:rsidR="00946B7F">
        <w:t>ПО</w:t>
      </w:r>
      <w:r w:rsidRPr="00A07960">
        <w:t xml:space="preserve"> </w:t>
      </w:r>
      <w:r>
        <w:t>осуществляется</w:t>
      </w:r>
      <w:r w:rsidRPr="00A07960">
        <w:t>:</w:t>
      </w:r>
    </w:p>
    <w:p w14:paraId="71773682" w14:textId="7A1EE44B" w:rsidR="00DC3107" w:rsidRPr="00966994" w:rsidRDefault="004457DF" w:rsidP="00B8534F">
      <w:pPr>
        <w:pStyle w:val="a2"/>
        <w:numPr>
          <w:ilvl w:val="0"/>
          <w:numId w:val="12"/>
        </w:numPr>
      </w:pPr>
      <w:r>
        <w:t>настройка</w:t>
      </w:r>
      <w:r w:rsidR="00DC3107" w:rsidRPr="00966994">
        <w:t xml:space="preserve"> </w:t>
      </w:r>
      <w:r>
        <w:t xml:space="preserve">угла поворота </w:t>
      </w:r>
      <w:r w:rsidR="00946B7F">
        <w:t>РЗДРТ</w:t>
      </w:r>
      <w:r>
        <w:t>;</w:t>
      </w:r>
    </w:p>
    <w:p w14:paraId="0573117E" w14:textId="16D35C03" w:rsidR="00DC3107" w:rsidRDefault="004457DF" w:rsidP="00AE0F6D">
      <w:pPr>
        <w:pStyle w:val="a2"/>
      </w:pPr>
      <w:r>
        <w:t>запись конечного положения элементов оптической системы в файл конфигурации при закрытии ПО</w:t>
      </w:r>
      <w:r w:rsidR="00DC3107" w:rsidRPr="001E3558">
        <w:t>;</w:t>
      </w:r>
    </w:p>
    <w:p w14:paraId="0CE6C1B4" w14:textId="0F99FAAD" w:rsidR="00DC3107" w:rsidRDefault="00DC3107" w:rsidP="004457DF">
      <w:pPr>
        <w:pStyle w:val="a2"/>
      </w:pPr>
      <w:r w:rsidRPr="001E3558">
        <w:t>автоматическ</w:t>
      </w:r>
      <w:r>
        <w:t>ая</w:t>
      </w:r>
      <w:r w:rsidRPr="001E3558">
        <w:t xml:space="preserve"> </w:t>
      </w:r>
      <w:r w:rsidR="004457DF">
        <w:t>воспроизведение конечного положения элементов оптической системы при открытии ПО;</w:t>
      </w:r>
    </w:p>
    <w:p w14:paraId="2132819C" w14:textId="3E0854DE" w:rsidR="004457DF" w:rsidRDefault="004457DF" w:rsidP="004457DF">
      <w:pPr>
        <w:pStyle w:val="a2"/>
      </w:pPr>
      <w:r>
        <w:t xml:space="preserve">визуальное представление положения </w:t>
      </w:r>
      <w:r w:rsidR="00946B7F">
        <w:t>рентгеновского стенда «РЭКС»</w:t>
      </w:r>
      <w:r>
        <w:t>.</w:t>
      </w:r>
    </w:p>
    <w:p w14:paraId="34DA8D2B" w14:textId="4E77185F" w:rsidR="00DC3107" w:rsidRPr="00016833" w:rsidRDefault="00DC3107" w:rsidP="00DC3107">
      <w:pPr>
        <w:pStyle w:val="3"/>
      </w:pPr>
      <w:r>
        <w:t xml:space="preserve">Состав ПО </w:t>
      </w:r>
      <w:r w:rsidR="004457DF" w:rsidRPr="00E62A75">
        <w:t>САУ РЗДРТ</w:t>
      </w:r>
    </w:p>
    <w:p w14:paraId="3F666E82" w14:textId="4AFB66E4" w:rsidR="00DC3107" w:rsidRDefault="00946B7F" w:rsidP="00F51EFF">
      <w:pPr>
        <w:pStyle w:val="afa"/>
      </w:pPr>
      <w:r>
        <w:t xml:space="preserve">ПО </w:t>
      </w:r>
      <w:r w:rsidR="00DC3107">
        <w:t xml:space="preserve">оставляется на компакт-диске в составе </w:t>
      </w:r>
      <w:r w:rsidR="004457DF" w:rsidRPr="00E62A75">
        <w:t>САУ РЗДРТ</w:t>
      </w:r>
      <w:r w:rsidR="00DC3107">
        <w:t xml:space="preserve"> и включает в себя:</w:t>
      </w:r>
    </w:p>
    <w:p w14:paraId="57AA3A6E" w14:textId="22BBB024" w:rsidR="00DC3107" w:rsidRPr="00966994" w:rsidRDefault="00DC3107" w:rsidP="00B8534F">
      <w:pPr>
        <w:pStyle w:val="a2"/>
        <w:numPr>
          <w:ilvl w:val="0"/>
          <w:numId w:val="13"/>
        </w:numPr>
      </w:pPr>
      <w:r w:rsidRPr="00966994">
        <w:t xml:space="preserve">программу </w:t>
      </w:r>
      <w:r w:rsidR="004457DF">
        <w:t xml:space="preserve">управления </w:t>
      </w:r>
      <w:r w:rsidR="00946B7F">
        <w:t>САУ РЗДРТ</w:t>
      </w:r>
      <w:r w:rsidRPr="00966994">
        <w:t>;</w:t>
      </w:r>
    </w:p>
    <w:p w14:paraId="65FB6DEB" w14:textId="77777777" w:rsidR="00DC3107" w:rsidRPr="0026023B" w:rsidRDefault="00DC3107" w:rsidP="00AE0F6D">
      <w:pPr>
        <w:pStyle w:val="a2"/>
      </w:pPr>
      <w:r w:rsidRPr="00966994">
        <w:t>файлы документации.</w:t>
      </w:r>
    </w:p>
    <w:p w14:paraId="46D40AFF" w14:textId="3B18A43B" w:rsidR="00DC3107" w:rsidRDefault="00DC3107" w:rsidP="00DC3107">
      <w:pPr>
        <w:pStyle w:val="3"/>
      </w:pPr>
      <w:r>
        <w:lastRenderedPageBreak/>
        <w:t xml:space="preserve">Установка программного обеспечения </w:t>
      </w:r>
      <w:r w:rsidR="004457DF" w:rsidRPr="00E62A75">
        <w:t>САУ РЗДРТ</w:t>
      </w:r>
    </w:p>
    <w:p w14:paraId="4FB6C26F" w14:textId="6B844CF8" w:rsidR="00DC3107" w:rsidRDefault="00DC3107" w:rsidP="00F51EFF">
      <w:pPr>
        <w:pStyle w:val="afa"/>
        <w:rPr>
          <w:szCs w:val="28"/>
        </w:rPr>
      </w:pPr>
      <w:r>
        <w:t xml:space="preserve">Установка программного обеспечения </w:t>
      </w:r>
      <w:r w:rsidR="004457DF" w:rsidRPr="00E62A75">
        <w:t>САУ РЗДРТ</w:t>
      </w:r>
      <w:r w:rsidR="004457DF">
        <w:t xml:space="preserve"> </w:t>
      </w:r>
      <w:r>
        <w:t>осуществляется</w:t>
      </w:r>
      <w:r w:rsidRPr="00806D73">
        <w:t xml:space="preserve"> </w:t>
      </w:r>
      <w:r>
        <w:t>в</w:t>
      </w:r>
      <w:r>
        <w:rPr>
          <w:szCs w:val="28"/>
        </w:rPr>
        <w:t xml:space="preserve"> следующем порядке:</w:t>
      </w:r>
    </w:p>
    <w:p w14:paraId="314E0872" w14:textId="36C508A6" w:rsidR="00DC3107" w:rsidRPr="00806D73" w:rsidRDefault="00DC3107" w:rsidP="004457DF">
      <w:pPr>
        <w:pStyle w:val="-"/>
        <w:rPr>
          <w:szCs w:val="28"/>
        </w:rPr>
      </w:pPr>
      <w:r>
        <w:t xml:space="preserve">скопировать содержимое папки </w:t>
      </w:r>
      <w:r w:rsidRPr="0036288A">
        <w:t>«</w:t>
      </w:r>
      <w:proofErr w:type="spellStart"/>
      <w:r w:rsidR="004457DF" w:rsidRPr="004457DF">
        <w:t>instal</w:t>
      </w:r>
      <w:proofErr w:type="spellEnd"/>
      <w:r w:rsidR="004457DF" w:rsidRPr="004457DF">
        <w:t xml:space="preserve"> </w:t>
      </w:r>
      <w:proofErr w:type="spellStart"/>
      <w:r w:rsidR="004457DF" w:rsidRPr="004457DF">
        <w:t>labview</w:t>
      </w:r>
      <w:proofErr w:type="spellEnd"/>
      <w:r>
        <w:t>» с компакт-диска в предварительно подготовленную папку на жесткий диск ПК;</w:t>
      </w:r>
    </w:p>
    <w:p w14:paraId="19A6DB60" w14:textId="5838F070" w:rsidR="00DC3107" w:rsidRPr="00880563" w:rsidRDefault="004457DF" w:rsidP="00F51EFF">
      <w:pPr>
        <w:pStyle w:val="-"/>
        <w:rPr>
          <w:szCs w:val="28"/>
        </w:rPr>
      </w:pPr>
      <w:r>
        <w:t>запустит файл для установки ПО</w:t>
      </w:r>
      <w:r w:rsidR="00DC3107">
        <w:t xml:space="preserve"> «</w:t>
      </w:r>
      <w:proofErr w:type="spellStart"/>
      <w:r w:rsidR="00880563">
        <w:rPr>
          <w:lang w:val="en-US"/>
        </w:rPr>
        <w:t>instal</w:t>
      </w:r>
      <w:proofErr w:type="spellEnd"/>
      <w:r w:rsidR="00880563" w:rsidRPr="00880563">
        <w:t>_</w:t>
      </w:r>
      <w:r w:rsidR="00880563" w:rsidRPr="00880563">
        <w:rPr>
          <w:szCs w:val="28"/>
        </w:rPr>
        <w:t xml:space="preserve"> </w:t>
      </w:r>
      <w:r w:rsidR="00880563" w:rsidRPr="003C0F86">
        <w:rPr>
          <w:szCs w:val="28"/>
        </w:rPr>
        <w:t>S</w:t>
      </w:r>
      <w:r w:rsidR="00880563">
        <w:rPr>
          <w:szCs w:val="28"/>
          <w:lang w:val="en-US"/>
        </w:rPr>
        <w:t>hag</w:t>
      </w:r>
      <w:r w:rsidR="00880563">
        <w:rPr>
          <w:szCs w:val="28"/>
        </w:rPr>
        <w:t>4</w:t>
      </w:r>
      <w:r w:rsidR="00880563" w:rsidRPr="003C0F86">
        <w:rPr>
          <w:szCs w:val="28"/>
        </w:rPr>
        <w:t>.exe</w:t>
      </w:r>
      <w:r w:rsidR="00DC3107">
        <w:t>»</w:t>
      </w:r>
      <w:r w:rsidR="00880563">
        <w:t>;</w:t>
      </w:r>
    </w:p>
    <w:p w14:paraId="276CF0B6" w14:textId="32B9D0CB" w:rsidR="00880563" w:rsidRPr="00880563" w:rsidRDefault="00880563" w:rsidP="00880563">
      <w:pPr>
        <w:pStyle w:val="-"/>
        <w:rPr>
          <w:szCs w:val="28"/>
        </w:rPr>
      </w:pPr>
      <w:r>
        <w:t>установить ПО</w:t>
      </w:r>
      <w:r w:rsidRPr="00880563">
        <w:rPr>
          <w:szCs w:val="28"/>
        </w:rPr>
        <w:t xml:space="preserve"> </w:t>
      </w:r>
      <w:r>
        <w:t>«</w:t>
      </w:r>
      <w:r w:rsidRPr="003C0F86">
        <w:rPr>
          <w:szCs w:val="28"/>
        </w:rPr>
        <w:t>S</w:t>
      </w:r>
      <w:r>
        <w:rPr>
          <w:szCs w:val="28"/>
          <w:lang w:val="en-US"/>
        </w:rPr>
        <w:t>hag</w:t>
      </w:r>
      <w:r>
        <w:rPr>
          <w:szCs w:val="28"/>
        </w:rPr>
        <w:t>4</w:t>
      </w:r>
      <w:r w:rsidRPr="003C0F86">
        <w:rPr>
          <w:szCs w:val="28"/>
        </w:rPr>
        <w:t>.exe</w:t>
      </w:r>
      <w:r>
        <w:t>».</w:t>
      </w:r>
    </w:p>
    <w:p w14:paraId="313AC32C" w14:textId="5EC02FDB" w:rsidR="00DC3107" w:rsidRDefault="00DC3107" w:rsidP="00971F1E">
      <w:pPr>
        <w:pStyle w:val="20"/>
        <w:spacing w:line="360" w:lineRule="auto"/>
      </w:pPr>
      <w:bookmarkStart w:id="50" w:name="_Toc241904961"/>
      <w:bookmarkStart w:id="51" w:name="_Toc278276090"/>
      <w:bookmarkStart w:id="52" w:name="_Toc121838004"/>
      <w:bookmarkStart w:id="53" w:name="_Toc178600273"/>
      <w:r w:rsidRPr="004238B8">
        <w:t xml:space="preserve">Описание программы </w:t>
      </w:r>
      <w:bookmarkEnd w:id="50"/>
      <w:bookmarkEnd w:id="51"/>
      <w:bookmarkEnd w:id="52"/>
      <w:r w:rsidR="00880563" w:rsidRPr="004238B8">
        <w:t>«S</w:t>
      </w:r>
      <w:r w:rsidR="00880563" w:rsidRPr="004238B8">
        <w:rPr>
          <w:lang w:val="en-US"/>
        </w:rPr>
        <w:t>hag</w:t>
      </w:r>
      <w:r w:rsidR="00880563" w:rsidRPr="004238B8">
        <w:t>4.exe»</w:t>
      </w:r>
      <w:bookmarkEnd w:id="53"/>
    </w:p>
    <w:p w14:paraId="24689885" w14:textId="77777777" w:rsidR="00971F1E" w:rsidRPr="003C0F86" w:rsidRDefault="00971F1E" w:rsidP="00971F1E">
      <w:pPr>
        <w:spacing w:line="360" w:lineRule="auto"/>
        <w:ind w:firstLine="1361"/>
        <w:jc w:val="both"/>
        <w:rPr>
          <w:sz w:val="28"/>
          <w:szCs w:val="28"/>
        </w:rPr>
      </w:pPr>
      <w:r>
        <w:rPr>
          <w:sz w:val="28"/>
          <w:szCs w:val="28"/>
        </w:rPr>
        <w:t>В состав ПО САУ</w:t>
      </w:r>
      <w:r w:rsidRPr="003C0F86">
        <w:rPr>
          <w:sz w:val="28"/>
          <w:szCs w:val="28"/>
        </w:rPr>
        <w:t xml:space="preserve"> </w:t>
      </w:r>
      <w:r>
        <w:rPr>
          <w:sz w:val="28"/>
          <w:szCs w:val="28"/>
        </w:rPr>
        <w:t>РЗДРТ</w:t>
      </w:r>
      <w:r w:rsidRPr="003C0F86">
        <w:rPr>
          <w:sz w:val="28"/>
          <w:szCs w:val="28"/>
        </w:rPr>
        <w:t xml:space="preserve"> входят:</w:t>
      </w:r>
    </w:p>
    <w:p w14:paraId="5BAFE7A7" w14:textId="77777777" w:rsidR="00971F1E" w:rsidRPr="003C0F86" w:rsidRDefault="00971F1E" w:rsidP="00971F1E">
      <w:pPr>
        <w:numPr>
          <w:ilvl w:val="0"/>
          <w:numId w:val="17"/>
        </w:numPr>
        <w:spacing w:before="120" w:line="360" w:lineRule="auto"/>
        <w:ind w:firstLine="709"/>
        <w:jc w:val="both"/>
        <w:rPr>
          <w:sz w:val="28"/>
          <w:szCs w:val="28"/>
        </w:rPr>
      </w:pPr>
      <w:r w:rsidRPr="003C0F86">
        <w:rPr>
          <w:sz w:val="28"/>
          <w:szCs w:val="28"/>
        </w:rPr>
        <w:t>«S</w:t>
      </w:r>
      <w:r>
        <w:rPr>
          <w:sz w:val="28"/>
          <w:szCs w:val="28"/>
          <w:lang w:val="en-US"/>
        </w:rPr>
        <w:t>hag</w:t>
      </w:r>
      <w:r>
        <w:rPr>
          <w:sz w:val="28"/>
          <w:szCs w:val="28"/>
        </w:rPr>
        <w:t>4</w:t>
      </w:r>
      <w:r w:rsidRPr="003C0F86">
        <w:rPr>
          <w:sz w:val="28"/>
          <w:szCs w:val="28"/>
        </w:rPr>
        <w:t>.exe» – это проектная часть комплекса, предназначена</w:t>
      </w:r>
      <w:r>
        <w:rPr>
          <w:sz w:val="28"/>
          <w:szCs w:val="28"/>
        </w:rPr>
        <w:t xml:space="preserve"> </w:t>
      </w:r>
      <w:r w:rsidRPr="003C0F86">
        <w:rPr>
          <w:sz w:val="28"/>
          <w:szCs w:val="28"/>
        </w:rPr>
        <w:t>управления контроллерами шаговых двигателей;</w:t>
      </w:r>
    </w:p>
    <w:p w14:paraId="0DF8D242" w14:textId="0CE41221" w:rsidR="00971F1E" w:rsidRPr="00971F1E" w:rsidRDefault="00971F1E" w:rsidP="00971F1E">
      <w:pPr>
        <w:numPr>
          <w:ilvl w:val="0"/>
          <w:numId w:val="17"/>
        </w:numPr>
        <w:spacing w:before="120" w:line="360" w:lineRule="auto"/>
        <w:ind w:firstLine="709"/>
        <w:jc w:val="both"/>
        <w:rPr>
          <w:sz w:val="28"/>
          <w:szCs w:val="28"/>
        </w:rPr>
      </w:pPr>
      <w:r w:rsidRPr="003C0F86">
        <w:rPr>
          <w:sz w:val="28"/>
          <w:szCs w:val="28"/>
        </w:rPr>
        <w:t>«</w:t>
      </w:r>
      <w:proofErr w:type="spellStart"/>
      <w:r>
        <w:rPr>
          <w:sz w:val="28"/>
          <w:szCs w:val="28"/>
          <w:lang w:val="en-US"/>
        </w:rPr>
        <w:t>config</w:t>
      </w:r>
      <w:proofErr w:type="spellEnd"/>
      <w:r w:rsidRPr="003C0F86">
        <w:rPr>
          <w:sz w:val="28"/>
          <w:szCs w:val="28"/>
        </w:rPr>
        <w:t>.</w:t>
      </w:r>
      <w:proofErr w:type="spellStart"/>
      <w:r w:rsidRPr="003C0F86">
        <w:rPr>
          <w:sz w:val="28"/>
          <w:szCs w:val="28"/>
          <w:lang w:val="en-US"/>
        </w:rPr>
        <w:t>ini</w:t>
      </w:r>
      <w:proofErr w:type="spellEnd"/>
      <w:r w:rsidRPr="003C0F86">
        <w:rPr>
          <w:sz w:val="28"/>
          <w:szCs w:val="28"/>
        </w:rPr>
        <w:t xml:space="preserve">» – это файл инициализации, содержащий все параметры, необходимые для функционирования </w:t>
      </w:r>
      <w:r w:rsidR="00946B7F">
        <w:rPr>
          <w:sz w:val="28"/>
          <w:szCs w:val="28"/>
        </w:rPr>
        <w:t>САУ РЗДРТ</w:t>
      </w:r>
      <w:r w:rsidRPr="003C0F86">
        <w:rPr>
          <w:sz w:val="28"/>
          <w:szCs w:val="28"/>
        </w:rPr>
        <w:t>. Структура и содержание файла с кратким описанием основных частей.</w:t>
      </w:r>
    </w:p>
    <w:p w14:paraId="4C623C35" w14:textId="7847D50B" w:rsidR="00971F1E" w:rsidRDefault="00971F1E" w:rsidP="00971F1E">
      <w:pPr>
        <w:pStyle w:val="afa"/>
      </w:pPr>
      <w:r w:rsidRPr="00334F2F">
        <w:t>П</w:t>
      </w:r>
      <w:r>
        <w:t xml:space="preserve">рограмма </w:t>
      </w:r>
      <w:r w:rsidR="006645AF">
        <w:t xml:space="preserve">управления </w:t>
      </w:r>
      <w:r>
        <w:t>«</w:t>
      </w:r>
      <w:r w:rsidRPr="003C0F86">
        <w:rPr>
          <w:szCs w:val="28"/>
        </w:rPr>
        <w:t>S</w:t>
      </w:r>
      <w:r>
        <w:rPr>
          <w:szCs w:val="28"/>
          <w:lang w:val="en-US"/>
        </w:rPr>
        <w:t>hag</w:t>
      </w:r>
      <w:r>
        <w:rPr>
          <w:szCs w:val="28"/>
        </w:rPr>
        <w:t>4</w:t>
      </w:r>
      <w:r w:rsidRPr="003C0F86">
        <w:rPr>
          <w:szCs w:val="28"/>
        </w:rPr>
        <w:t>.exe</w:t>
      </w:r>
      <w:r>
        <w:t>»</w:t>
      </w:r>
      <w:r w:rsidRPr="00334F2F">
        <w:t xml:space="preserve"> может</w:t>
      </w:r>
      <w:r w:rsidRPr="00A07960">
        <w:t xml:space="preserve"> работать как </w:t>
      </w:r>
      <w:r>
        <w:t>в интерактивном режиме</w:t>
      </w:r>
      <w:r w:rsidRPr="00A07960">
        <w:t xml:space="preserve"> для </w:t>
      </w:r>
      <w:r>
        <w:t>настройки положения ШД</w:t>
      </w:r>
      <w:r w:rsidRPr="00A07960">
        <w:t>, так и в автономном режиме</w:t>
      </w:r>
      <w:r>
        <w:t xml:space="preserve"> для просмотра ранее сохранённого</w:t>
      </w:r>
      <w:r w:rsidRPr="00A07960">
        <w:t xml:space="preserve"> </w:t>
      </w:r>
      <w:r>
        <w:t>положения</w:t>
      </w:r>
      <w:r w:rsidRPr="00A07960">
        <w:t>.</w:t>
      </w:r>
    </w:p>
    <w:p w14:paraId="6FAC8ABA" w14:textId="7F7B6010" w:rsidR="00971F1E" w:rsidRDefault="00971F1E" w:rsidP="00971F1E">
      <w:pPr>
        <w:pStyle w:val="afa"/>
      </w:pPr>
      <w:bookmarkStart w:id="54" w:name="_Toc144525942"/>
      <w:bookmarkStart w:id="55" w:name="_Toc144526104"/>
      <w:r w:rsidRPr="00A07960">
        <w:t xml:space="preserve">Запуск программы </w:t>
      </w:r>
      <w:r w:rsidR="00556FA2">
        <w:t xml:space="preserve">управления </w:t>
      </w:r>
      <w:r w:rsidRPr="00A07960">
        <w:t xml:space="preserve">в составе </w:t>
      </w:r>
      <w:r w:rsidR="00946B7F">
        <w:t>САУ РЗДРТ</w:t>
      </w:r>
      <w:r w:rsidR="00946B7F" w:rsidRPr="00A07960">
        <w:t xml:space="preserve"> </w:t>
      </w:r>
      <w:r w:rsidRPr="00A07960">
        <w:t>должен производиться не менее чем через 5 секунд после вк</w:t>
      </w:r>
      <w:r>
        <w:t>лючения питания блока контроллеров</w:t>
      </w:r>
      <w:r w:rsidRPr="00A07960">
        <w:t>.</w:t>
      </w:r>
      <w:bookmarkEnd w:id="54"/>
      <w:bookmarkEnd w:id="55"/>
      <w:r w:rsidRPr="00A07960">
        <w:t xml:space="preserve"> </w:t>
      </w:r>
      <w:r w:rsidRPr="000178BB">
        <w:t>После</w:t>
      </w:r>
      <w:r w:rsidRPr="00A07960">
        <w:t xml:space="preserve"> запуска программы на экране монитора появляется </w:t>
      </w:r>
      <w:r>
        <w:t>рабочее окно программы</w:t>
      </w:r>
      <w:r w:rsidRPr="00A07960">
        <w:t>.</w:t>
      </w:r>
      <w:r w:rsidRPr="00895FBC">
        <w:t xml:space="preserve"> В</w:t>
      </w:r>
      <w:r>
        <w:t>ид рабочего экрана программы представлен на рисунке 2.</w:t>
      </w:r>
    </w:p>
    <w:p w14:paraId="4952FABB" w14:textId="77777777" w:rsidR="00971F1E" w:rsidRDefault="00971F1E" w:rsidP="00971F1E">
      <w:pPr>
        <w:pStyle w:val="afa"/>
      </w:pPr>
      <w:bookmarkStart w:id="56" w:name="_Toc508186280"/>
      <w:bookmarkStart w:id="57" w:name="_Toc144525943"/>
      <w:bookmarkStart w:id="58" w:name="_Toc144526105"/>
      <w:r w:rsidRPr="00A07960">
        <w:t xml:space="preserve">Рабочий экран </w:t>
      </w:r>
      <w:r>
        <w:t>программы «</w:t>
      </w:r>
      <w:r w:rsidRPr="003C0F86">
        <w:rPr>
          <w:szCs w:val="28"/>
        </w:rPr>
        <w:t>S</w:t>
      </w:r>
      <w:r>
        <w:rPr>
          <w:szCs w:val="28"/>
          <w:lang w:val="en-US"/>
        </w:rPr>
        <w:t>hag</w:t>
      </w:r>
      <w:r>
        <w:rPr>
          <w:szCs w:val="28"/>
        </w:rPr>
        <w:t>4</w:t>
      </w:r>
      <w:r w:rsidRPr="003C0F86">
        <w:rPr>
          <w:szCs w:val="28"/>
        </w:rPr>
        <w:t>.exe</w:t>
      </w:r>
      <w:r>
        <w:t xml:space="preserve">» </w:t>
      </w:r>
      <w:r w:rsidRPr="00A07960">
        <w:t>состоит из следующих полей:</w:t>
      </w:r>
      <w:bookmarkEnd w:id="56"/>
      <w:bookmarkEnd w:id="57"/>
      <w:bookmarkEnd w:id="58"/>
    </w:p>
    <w:p w14:paraId="0F69A6D6" w14:textId="77777777" w:rsidR="00971F1E" w:rsidRDefault="00971F1E" w:rsidP="00971F1E">
      <w:pPr>
        <w:pStyle w:val="-"/>
      </w:pPr>
      <w:r w:rsidRPr="009D13D9">
        <w:t xml:space="preserve">центральная часть предназначена </w:t>
      </w:r>
      <w:r>
        <w:t>настройки угла положения ШД;</w:t>
      </w:r>
    </w:p>
    <w:p w14:paraId="63321D7B" w14:textId="77777777" w:rsidR="00971F1E" w:rsidRDefault="00971F1E" w:rsidP="00971F1E">
      <w:pPr>
        <w:pStyle w:val="-"/>
      </w:pPr>
      <w:r>
        <w:t xml:space="preserve">верхняя часть экрана – </w:t>
      </w:r>
      <w:r w:rsidRPr="009D13D9">
        <w:t>меню</w:t>
      </w:r>
      <w:r>
        <w:t xml:space="preserve"> выбора </w:t>
      </w:r>
      <w:r>
        <w:rPr>
          <w:lang w:val="en-US"/>
        </w:rPr>
        <w:t>COM</w:t>
      </w:r>
      <w:r w:rsidRPr="004238B8">
        <w:t>-</w:t>
      </w:r>
      <w:r>
        <w:t>порта и закрытия ПО;</w:t>
      </w:r>
    </w:p>
    <w:p w14:paraId="14A1EB4D" w14:textId="77777777" w:rsidR="00971F1E" w:rsidRDefault="00971F1E" w:rsidP="00971F1E">
      <w:pPr>
        <w:pStyle w:val="-"/>
      </w:pPr>
      <w:r>
        <w:t>левая</w:t>
      </w:r>
      <w:r w:rsidRPr="009D13D9">
        <w:t xml:space="preserve"> верхняя часть экрана – окно регулировок параметров </w:t>
      </w:r>
      <w:r>
        <w:t>Зеркала №1;</w:t>
      </w:r>
    </w:p>
    <w:p w14:paraId="22CCA6DE" w14:textId="77777777" w:rsidR="00971F1E" w:rsidRDefault="00971F1E" w:rsidP="00971F1E">
      <w:pPr>
        <w:pStyle w:val="-"/>
      </w:pPr>
      <w:r>
        <w:t>правая</w:t>
      </w:r>
      <w:r w:rsidRPr="009D13D9">
        <w:t xml:space="preserve"> верхняя часть экрана – окно регулировок параметров </w:t>
      </w:r>
      <w:r>
        <w:t>Поворотного стола №2;</w:t>
      </w:r>
    </w:p>
    <w:p w14:paraId="202A477A" w14:textId="77777777" w:rsidR="00971F1E" w:rsidRDefault="00971F1E" w:rsidP="00971F1E">
      <w:pPr>
        <w:pStyle w:val="-"/>
      </w:pPr>
      <w:r>
        <w:lastRenderedPageBreak/>
        <w:t>левая</w:t>
      </w:r>
      <w:r w:rsidRPr="009D13D9">
        <w:t xml:space="preserve"> нижняя часть – окно регулировок параметров </w:t>
      </w:r>
      <w:r>
        <w:t>Рентгеновской трубки №3;</w:t>
      </w:r>
    </w:p>
    <w:p w14:paraId="0786CE2A" w14:textId="48CA92BB" w:rsidR="00971F1E" w:rsidRPr="00971F1E" w:rsidRDefault="00971F1E" w:rsidP="001E467A">
      <w:pPr>
        <w:pStyle w:val="-"/>
      </w:pPr>
      <w:r>
        <w:t>правая</w:t>
      </w:r>
      <w:r w:rsidRPr="009D13D9">
        <w:t xml:space="preserve"> нижняя часть – окно р</w:t>
      </w:r>
      <w:r>
        <w:t>егулировок параметров Счётчика №4.</w:t>
      </w:r>
    </w:p>
    <w:p w14:paraId="324C7634" w14:textId="77777777" w:rsidR="00EE7C3F" w:rsidRDefault="00EE7C3F" w:rsidP="00EE7C3F">
      <w:pPr>
        <w:spacing w:line="360" w:lineRule="auto"/>
        <w:ind w:firstLine="1361"/>
        <w:jc w:val="both"/>
        <w:rPr>
          <w:sz w:val="28"/>
          <w:szCs w:val="28"/>
        </w:rPr>
      </w:pPr>
      <w:r w:rsidRPr="00816B6C"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EF1626E" wp14:editId="24F1B1A7">
            <wp:simplePos x="0" y="0"/>
            <wp:positionH relativeFrom="margin">
              <wp:posOffset>328930</wp:posOffset>
            </wp:positionH>
            <wp:positionV relativeFrom="paragraph">
              <wp:posOffset>833755</wp:posOffset>
            </wp:positionV>
            <wp:extent cx="5824220" cy="3291840"/>
            <wp:effectExtent l="0" t="0" r="5080" b="3810"/>
            <wp:wrapTopAndBottom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2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F1E" w:rsidRPr="003C0F86">
        <w:rPr>
          <w:sz w:val="28"/>
          <w:szCs w:val="28"/>
        </w:rPr>
        <w:t>При запуске на выполнение комплекса с помощью исполняемого файла «S</w:t>
      </w:r>
      <w:r w:rsidR="00971F1E">
        <w:rPr>
          <w:sz w:val="28"/>
          <w:szCs w:val="28"/>
          <w:lang w:val="en-US"/>
        </w:rPr>
        <w:t>hag</w:t>
      </w:r>
      <w:r w:rsidR="00971F1E">
        <w:rPr>
          <w:sz w:val="28"/>
          <w:szCs w:val="28"/>
        </w:rPr>
        <w:t>4</w:t>
      </w:r>
      <w:r w:rsidR="00971F1E" w:rsidRPr="003C0F86">
        <w:rPr>
          <w:sz w:val="28"/>
          <w:szCs w:val="28"/>
        </w:rPr>
        <w:t>.exe», происходит открытие основного рабочего окна программы.</w:t>
      </w:r>
      <w:r w:rsidR="00971F1E">
        <w:rPr>
          <w:sz w:val="28"/>
          <w:szCs w:val="28"/>
        </w:rPr>
        <w:t xml:space="preserve"> Вид рабоче</w:t>
      </w:r>
      <w:r w:rsidR="0010504A">
        <w:rPr>
          <w:sz w:val="28"/>
          <w:szCs w:val="28"/>
        </w:rPr>
        <w:t>го окна представлен на рисунке 4</w:t>
      </w:r>
      <w:r w:rsidR="00971F1E">
        <w:rPr>
          <w:sz w:val="28"/>
          <w:szCs w:val="28"/>
        </w:rPr>
        <w:t>.</w:t>
      </w:r>
    </w:p>
    <w:p w14:paraId="27F677EE" w14:textId="45EA99F9" w:rsidR="00971F1E" w:rsidRPr="00EE7C3F" w:rsidRDefault="00971F1E" w:rsidP="00EE7C3F">
      <w:pPr>
        <w:spacing w:line="360" w:lineRule="auto"/>
        <w:jc w:val="center"/>
        <w:rPr>
          <w:sz w:val="28"/>
          <w:szCs w:val="28"/>
        </w:rPr>
      </w:pPr>
      <w:r w:rsidRPr="00EE7C3F">
        <w:rPr>
          <w:sz w:val="28"/>
          <w:szCs w:val="28"/>
        </w:rPr>
        <w:t xml:space="preserve">Рисунок </w:t>
      </w:r>
      <w:r w:rsidR="0010504A" w:rsidRPr="00EE7C3F">
        <w:rPr>
          <w:sz w:val="28"/>
          <w:szCs w:val="28"/>
        </w:rPr>
        <w:t>4</w:t>
      </w:r>
      <w:r w:rsidRPr="00EE7C3F">
        <w:rPr>
          <w:sz w:val="28"/>
          <w:szCs w:val="28"/>
        </w:rPr>
        <w:t xml:space="preserve"> – Рабочее окно программы управления</w:t>
      </w:r>
    </w:p>
    <w:p w14:paraId="3563ACA5" w14:textId="77777777" w:rsidR="00971F1E" w:rsidRDefault="00971F1E" w:rsidP="00971F1E">
      <w:pPr>
        <w:spacing w:line="360" w:lineRule="auto"/>
        <w:ind w:firstLine="136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Программа </w:t>
      </w:r>
      <w:r w:rsidRPr="003C0F86">
        <w:rPr>
          <w:sz w:val="28"/>
          <w:szCs w:val="28"/>
        </w:rPr>
        <w:t>позволяет приводить в движение каждый из четырех элементов оптической схемы калибровочного рентгеновского стенда «РЭКС».</w:t>
      </w:r>
    </w:p>
    <w:p w14:paraId="4BE2FED9" w14:textId="36BDC986" w:rsidR="00971F1E" w:rsidRPr="003C0F86" w:rsidRDefault="00971F1E" w:rsidP="00971F1E">
      <w:pPr>
        <w:spacing w:line="360" w:lineRule="auto"/>
        <w:ind w:firstLine="1361"/>
        <w:jc w:val="both"/>
        <w:rPr>
          <w:sz w:val="28"/>
          <w:szCs w:val="28"/>
        </w:rPr>
      </w:pPr>
      <w:r w:rsidRPr="003C0F86">
        <w:rPr>
          <w:sz w:val="28"/>
          <w:szCs w:val="28"/>
        </w:rPr>
        <w:t xml:space="preserve">Алгоритм состоит из двух основных частей: основная часть осуществляет связь средством </w:t>
      </w:r>
      <w:r w:rsidRPr="003C0F86">
        <w:rPr>
          <w:sz w:val="28"/>
          <w:szCs w:val="28"/>
          <w:lang w:val="en-US"/>
        </w:rPr>
        <w:t>COM</w:t>
      </w:r>
      <w:r w:rsidRPr="003C0F86">
        <w:rPr>
          <w:sz w:val="28"/>
          <w:szCs w:val="28"/>
        </w:rPr>
        <w:t xml:space="preserve">-порта с четырьмя контроллерами управления шаговыми двигателями. Через порт происходит общение с контроллерами, установленными на стенде. Настройки </w:t>
      </w:r>
      <w:r w:rsidRPr="003C0F86">
        <w:rPr>
          <w:sz w:val="28"/>
          <w:szCs w:val="28"/>
          <w:lang w:val="en-US"/>
        </w:rPr>
        <w:t>COM</w:t>
      </w:r>
      <w:r w:rsidRPr="003C0F86">
        <w:rPr>
          <w:sz w:val="28"/>
          <w:szCs w:val="28"/>
        </w:rPr>
        <w:t xml:space="preserve">-порта осуществляются в файле </w:t>
      </w:r>
      <w:r w:rsidR="00A33BB8">
        <w:rPr>
          <w:sz w:val="28"/>
          <w:szCs w:val="28"/>
        </w:rPr>
        <w:t>ПО</w:t>
      </w:r>
      <w:r w:rsidRPr="003C0F86">
        <w:rPr>
          <w:sz w:val="28"/>
          <w:szCs w:val="28"/>
        </w:rPr>
        <w:t xml:space="preserve"> «</w:t>
      </w:r>
      <w:r w:rsidRPr="003C0F86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>hag</w:t>
      </w:r>
      <w:r w:rsidRPr="00816B6C">
        <w:rPr>
          <w:sz w:val="28"/>
          <w:szCs w:val="28"/>
        </w:rPr>
        <w:t>4</w:t>
      </w:r>
      <w:r w:rsidRPr="003C0F8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exe</w:t>
      </w:r>
      <w:r w:rsidRPr="003C0F86">
        <w:rPr>
          <w:sz w:val="28"/>
          <w:szCs w:val="28"/>
        </w:rPr>
        <w:t>».</w:t>
      </w:r>
    </w:p>
    <w:p w14:paraId="5E579A8E" w14:textId="02822FAA" w:rsidR="00971F1E" w:rsidRPr="003C0F86" w:rsidRDefault="00971F1E" w:rsidP="00971F1E">
      <w:pPr>
        <w:spacing w:line="360" w:lineRule="auto"/>
        <w:ind w:firstLine="1361"/>
        <w:jc w:val="both"/>
        <w:rPr>
          <w:sz w:val="28"/>
          <w:szCs w:val="28"/>
        </w:rPr>
      </w:pPr>
      <w:r w:rsidRPr="003C0F86">
        <w:rPr>
          <w:sz w:val="28"/>
          <w:szCs w:val="28"/>
        </w:rPr>
        <w:t xml:space="preserve">Параметры порта, установленного по умолчанию, для обмена данных в программе приводит </w:t>
      </w:r>
      <w:r w:rsidR="00C528F9">
        <w:rPr>
          <w:sz w:val="28"/>
          <w:szCs w:val="28"/>
        </w:rPr>
        <w:t>таблица 2</w:t>
      </w:r>
      <w:r w:rsidRPr="003C0F86">
        <w:rPr>
          <w:sz w:val="28"/>
          <w:szCs w:val="28"/>
        </w:rPr>
        <w:t>.</w:t>
      </w:r>
    </w:p>
    <w:p w14:paraId="61D11D9D" w14:textId="38D8277B" w:rsidR="00971F1E" w:rsidRPr="003C0F86" w:rsidRDefault="00971F1E" w:rsidP="00AE2E3A">
      <w:pPr>
        <w:pStyle w:val="afffe"/>
        <w:spacing w:before="0" w:after="0"/>
        <w:ind w:left="284"/>
        <w:jc w:val="both"/>
        <w:rPr>
          <w:sz w:val="28"/>
          <w:szCs w:val="28"/>
        </w:rPr>
      </w:pPr>
      <w:bookmarkStart w:id="59" w:name="_Ref183838315"/>
      <w:r w:rsidRPr="003C0F86">
        <w:rPr>
          <w:sz w:val="28"/>
          <w:szCs w:val="28"/>
        </w:rPr>
        <w:t xml:space="preserve">Таблица </w:t>
      </w:r>
      <w:bookmarkEnd w:id="59"/>
      <w:r w:rsidR="00C528F9">
        <w:rPr>
          <w:sz w:val="28"/>
          <w:szCs w:val="28"/>
        </w:rPr>
        <w:t>2</w:t>
      </w:r>
      <w:r w:rsidRPr="003C0F86">
        <w:rPr>
          <w:sz w:val="28"/>
          <w:szCs w:val="28"/>
        </w:rPr>
        <w:t xml:space="preserve"> – Параметры последовательных портов</w:t>
      </w:r>
    </w:p>
    <w:tbl>
      <w:tblPr>
        <w:tblW w:w="978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843"/>
        <w:gridCol w:w="1418"/>
        <w:gridCol w:w="1275"/>
        <w:gridCol w:w="2523"/>
        <w:gridCol w:w="1730"/>
      </w:tblGrid>
      <w:tr w:rsidR="00971F1E" w:rsidRPr="003C0F86" w14:paraId="5F328FA6" w14:textId="77777777" w:rsidTr="00057C5D">
        <w:tc>
          <w:tcPr>
            <w:tcW w:w="992" w:type="dxa"/>
          </w:tcPr>
          <w:p w14:paraId="2E69FCAF" w14:textId="77777777" w:rsidR="00971F1E" w:rsidRPr="004D75A5" w:rsidRDefault="00971F1E" w:rsidP="00057C5D">
            <w:pPr>
              <w:pStyle w:val="affff"/>
              <w:rPr>
                <w:szCs w:val="26"/>
              </w:rPr>
            </w:pPr>
            <w:r w:rsidRPr="004D75A5">
              <w:rPr>
                <w:szCs w:val="26"/>
              </w:rPr>
              <w:t>№ порта</w:t>
            </w:r>
          </w:p>
        </w:tc>
        <w:tc>
          <w:tcPr>
            <w:tcW w:w="1843" w:type="dxa"/>
          </w:tcPr>
          <w:p w14:paraId="330F8796" w14:textId="77777777" w:rsidR="00971F1E" w:rsidRPr="004D75A5" w:rsidRDefault="00971F1E" w:rsidP="00057C5D">
            <w:pPr>
              <w:pStyle w:val="affff"/>
              <w:rPr>
                <w:szCs w:val="26"/>
              </w:rPr>
            </w:pPr>
            <w:r w:rsidRPr="004D75A5">
              <w:rPr>
                <w:szCs w:val="26"/>
              </w:rPr>
              <w:t>Назначение</w:t>
            </w:r>
          </w:p>
        </w:tc>
        <w:tc>
          <w:tcPr>
            <w:tcW w:w="1418" w:type="dxa"/>
          </w:tcPr>
          <w:p w14:paraId="75D1604D" w14:textId="77777777" w:rsidR="00971F1E" w:rsidRPr="004D75A5" w:rsidRDefault="00971F1E" w:rsidP="00057C5D">
            <w:pPr>
              <w:pStyle w:val="affff"/>
              <w:rPr>
                <w:szCs w:val="26"/>
              </w:rPr>
            </w:pPr>
            <w:r w:rsidRPr="004D75A5">
              <w:rPr>
                <w:szCs w:val="26"/>
              </w:rPr>
              <w:t>Базовый адрес</w:t>
            </w:r>
          </w:p>
        </w:tc>
        <w:tc>
          <w:tcPr>
            <w:tcW w:w="1275" w:type="dxa"/>
          </w:tcPr>
          <w:p w14:paraId="7C686FDE" w14:textId="77777777" w:rsidR="00971F1E" w:rsidRPr="004D75A5" w:rsidRDefault="00971F1E" w:rsidP="00057C5D">
            <w:pPr>
              <w:pStyle w:val="affff"/>
              <w:rPr>
                <w:szCs w:val="26"/>
              </w:rPr>
            </w:pPr>
            <w:r w:rsidRPr="004D75A5">
              <w:rPr>
                <w:szCs w:val="26"/>
              </w:rPr>
              <w:t>Скорость</w:t>
            </w:r>
          </w:p>
        </w:tc>
        <w:tc>
          <w:tcPr>
            <w:tcW w:w="2523" w:type="dxa"/>
          </w:tcPr>
          <w:p w14:paraId="4D988844" w14:textId="77777777" w:rsidR="00971F1E" w:rsidRPr="004D75A5" w:rsidRDefault="00971F1E" w:rsidP="00057C5D">
            <w:pPr>
              <w:pStyle w:val="affff"/>
              <w:rPr>
                <w:szCs w:val="26"/>
              </w:rPr>
            </w:pPr>
            <w:r w:rsidRPr="004D75A5">
              <w:rPr>
                <w:szCs w:val="26"/>
              </w:rPr>
              <w:t>Биты данных – стоповый - четности</w:t>
            </w:r>
          </w:p>
        </w:tc>
        <w:tc>
          <w:tcPr>
            <w:tcW w:w="1730" w:type="dxa"/>
          </w:tcPr>
          <w:p w14:paraId="6FB072D7" w14:textId="77777777" w:rsidR="00971F1E" w:rsidRPr="004D75A5" w:rsidRDefault="00971F1E" w:rsidP="00057C5D">
            <w:pPr>
              <w:pStyle w:val="affff"/>
              <w:rPr>
                <w:szCs w:val="26"/>
              </w:rPr>
            </w:pPr>
            <w:r w:rsidRPr="004D75A5">
              <w:rPr>
                <w:szCs w:val="26"/>
              </w:rPr>
              <w:t>Прерывание</w:t>
            </w:r>
          </w:p>
        </w:tc>
      </w:tr>
      <w:tr w:rsidR="00971F1E" w:rsidRPr="003C0F86" w14:paraId="0B982D59" w14:textId="77777777" w:rsidTr="00057C5D">
        <w:tc>
          <w:tcPr>
            <w:tcW w:w="992" w:type="dxa"/>
          </w:tcPr>
          <w:p w14:paraId="31BDC2B9" w14:textId="77777777" w:rsidR="00971F1E" w:rsidRPr="004D75A5" w:rsidRDefault="00971F1E" w:rsidP="00057C5D">
            <w:pPr>
              <w:pStyle w:val="affff0"/>
              <w:jc w:val="center"/>
              <w:rPr>
                <w:szCs w:val="28"/>
              </w:rPr>
            </w:pPr>
            <w:r w:rsidRPr="004D75A5">
              <w:rPr>
                <w:szCs w:val="28"/>
                <w:lang w:val="en-US"/>
              </w:rPr>
              <w:t>COM</w:t>
            </w:r>
            <w:r w:rsidRPr="004D75A5">
              <w:rPr>
                <w:szCs w:val="28"/>
              </w:rPr>
              <w:t>1</w:t>
            </w:r>
          </w:p>
        </w:tc>
        <w:tc>
          <w:tcPr>
            <w:tcW w:w="1843" w:type="dxa"/>
          </w:tcPr>
          <w:p w14:paraId="57E410DE" w14:textId="77777777" w:rsidR="00971F1E" w:rsidRPr="004D75A5" w:rsidRDefault="00971F1E" w:rsidP="00057C5D">
            <w:pPr>
              <w:pStyle w:val="affff0"/>
              <w:jc w:val="center"/>
              <w:rPr>
                <w:szCs w:val="28"/>
              </w:rPr>
            </w:pPr>
            <w:r w:rsidRPr="004D75A5">
              <w:rPr>
                <w:szCs w:val="28"/>
              </w:rPr>
              <w:t>Связь с контроллерами шаговых двигателей</w:t>
            </w:r>
          </w:p>
        </w:tc>
        <w:tc>
          <w:tcPr>
            <w:tcW w:w="1418" w:type="dxa"/>
          </w:tcPr>
          <w:p w14:paraId="6367F06F" w14:textId="77777777" w:rsidR="00971F1E" w:rsidRPr="004D75A5" w:rsidRDefault="00971F1E" w:rsidP="00057C5D">
            <w:pPr>
              <w:pStyle w:val="affff0"/>
              <w:jc w:val="center"/>
              <w:rPr>
                <w:szCs w:val="28"/>
              </w:rPr>
            </w:pPr>
            <w:r w:rsidRPr="004D75A5">
              <w:rPr>
                <w:szCs w:val="28"/>
              </w:rPr>
              <w:t>3</w:t>
            </w:r>
            <w:r w:rsidRPr="004D75A5">
              <w:rPr>
                <w:szCs w:val="28"/>
                <w:lang w:val="en-US"/>
              </w:rPr>
              <w:t>f</w:t>
            </w:r>
            <w:r w:rsidRPr="004D75A5">
              <w:rPr>
                <w:szCs w:val="28"/>
              </w:rPr>
              <w:t>8</w:t>
            </w:r>
          </w:p>
        </w:tc>
        <w:tc>
          <w:tcPr>
            <w:tcW w:w="1275" w:type="dxa"/>
          </w:tcPr>
          <w:p w14:paraId="257FBFB9" w14:textId="77777777" w:rsidR="00971F1E" w:rsidRPr="004D75A5" w:rsidRDefault="00971F1E" w:rsidP="00057C5D">
            <w:pPr>
              <w:pStyle w:val="affff0"/>
              <w:jc w:val="center"/>
              <w:rPr>
                <w:szCs w:val="28"/>
              </w:rPr>
            </w:pPr>
            <w:r w:rsidRPr="004D75A5">
              <w:rPr>
                <w:szCs w:val="28"/>
              </w:rPr>
              <w:t>19200</w:t>
            </w:r>
          </w:p>
        </w:tc>
        <w:tc>
          <w:tcPr>
            <w:tcW w:w="2523" w:type="dxa"/>
          </w:tcPr>
          <w:p w14:paraId="30EAD72D" w14:textId="77777777" w:rsidR="00971F1E" w:rsidRPr="004D75A5" w:rsidRDefault="00971F1E" w:rsidP="00057C5D">
            <w:pPr>
              <w:pStyle w:val="affff0"/>
              <w:jc w:val="center"/>
              <w:rPr>
                <w:szCs w:val="28"/>
              </w:rPr>
            </w:pPr>
            <w:r w:rsidRPr="004D75A5">
              <w:rPr>
                <w:szCs w:val="28"/>
              </w:rPr>
              <w:t>8-1-</w:t>
            </w:r>
            <w:r w:rsidRPr="004D75A5">
              <w:rPr>
                <w:szCs w:val="28"/>
                <w:lang w:val="en-US"/>
              </w:rPr>
              <w:t>n</w:t>
            </w:r>
          </w:p>
        </w:tc>
        <w:tc>
          <w:tcPr>
            <w:tcW w:w="1730" w:type="dxa"/>
          </w:tcPr>
          <w:p w14:paraId="3C4DB150" w14:textId="77777777" w:rsidR="00971F1E" w:rsidRPr="004D75A5" w:rsidRDefault="00971F1E" w:rsidP="00057C5D">
            <w:pPr>
              <w:pStyle w:val="affff0"/>
              <w:jc w:val="center"/>
              <w:rPr>
                <w:szCs w:val="28"/>
              </w:rPr>
            </w:pPr>
            <w:r w:rsidRPr="004D75A5">
              <w:rPr>
                <w:szCs w:val="28"/>
              </w:rPr>
              <w:t>4</w:t>
            </w:r>
          </w:p>
        </w:tc>
      </w:tr>
    </w:tbl>
    <w:p w14:paraId="6810564B" w14:textId="77777777" w:rsidR="00971F1E" w:rsidRPr="003C0F86" w:rsidRDefault="00971F1E" w:rsidP="00971F1E">
      <w:pPr>
        <w:rPr>
          <w:sz w:val="28"/>
          <w:szCs w:val="28"/>
        </w:rPr>
      </w:pPr>
    </w:p>
    <w:p w14:paraId="55CB6678" w14:textId="6D640A4B" w:rsidR="00971F1E" w:rsidRPr="003C0F86" w:rsidRDefault="00971F1E" w:rsidP="00971F1E">
      <w:pPr>
        <w:spacing w:line="360" w:lineRule="auto"/>
        <w:ind w:firstLine="1361"/>
        <w:jc w:val="both"/>
        <w:rPr>
          <w:sz w:val="28"/>
          <w:szCs w:val="28"/>
        </w:rPr>
      </w:pPr>
      <w:r w:rsidRPr="003C0F86">
        <w:rPr>
          <w:sz w:val="28"/>
          <w:szCs w:val="28"/>
        </w:rPr>
        <w:t>Алгоритм управления контроллерами шаговых двигателей</w:t>
      </w:r>
      <w:r>
        <w:rPr>
          <w:sz w:val="28"/>
          <w:szCs w:val="28"/>
        </w:rPr>
        <w:t xml:space="preserve"> </w:t>
      </w:r>
      <w:r w:rsidRPr="003C0F86">
        <w:rPr>
          <w:sz w:val="28"/>
          <w:szCs w:val="28"/>
        </w:rPr>
        <w:t xml:space="preserve">осуществляется посредством сообщений, передаваемых по последовательному интерфейсу </w:t>
      </w:r>
      <w:r w:rsidRPr="003C0F86">
        <w:rPr>
          <w:sz w:val="28"/>
          <w:szCs w:val="28"/>
          <w:lang w:val="en-US"/>
        </w:rPr>
        <w:t>RS</w:t>
      </w:r>
      <w:r w:rsidRPr="003C0F86">
        <w:rPr>
          <w:sz w:val="28"/>
          <w:szCs w:val="28"/>
        </w:rPr>
        <w:t>-232. Сообщение состоит из пяти полей и представляет собой последовательность символов (байтов</w:t>
      </w:r>
      <w:r>
        <w:rPr>
          <w:sz w:val="28"/>
          <w:szCs w:val="28"/>
        </w:rPr>
        <w:t>). Структура</w:t>
      </w:r>
      <w:r w:rsidR="0044401F">
        <w:rPr>
          <w:sz w:val="28"/>
          <w:szCs w:val="28"/>
        </w:rPr>
        <w:t xml:space="preserve"> сообщения приведена в таблице 3</w:t>
      </w:r>
      <w:r>
        <w:rPr>
          <w:sz w:val="28"/>
          <w:szCs w:val="28"/>
        </w:rPr>
        <w:t>.</w:t>
      </w:r>
    </w:p>
    <w:p w14:paraId="7726E0A8" w14:textId="2784C864" w:rsidR="00971F1E" w:rsidRPr="003C0F86" w:rsidRDefault="00971F1E" w:rsidP="00AE2E3A">
      <w:pPr>
        <w:pStyle w:val="afffe"/>
        <w:spacing w:before="0" w:after="0"/>
        <w:ind w:left="284"/>
        <w:rPr>
          <w:sz w:val="28"/>
          <w:szCs w:val="28"/>
        </w:rPr>
      </w:pPr>
      <w:r w:rsidRPr="003C0F86">
        <w:rPr>
          <w:sz w:val="28"/>
          <w:szCs w:val="28"/>
        </w:rPr>
        <w:t xml:space="preserve">Таблица </w:t>
      </w:r>
      <w:r w:rsidR="0044401F">
        <w:rPr>
          <w:sz w:val="28"/>
          <w:szCs w:val="28"/>
        </w:rPr>
        <w:t>3</w:t>
      </w:r>
      <w:r w:rsidRPr="003C0F86">
        <w:rPr>
          <w:sz w:val="28"/>
          <w:szCs w:val="28"/>
        </w:rPr>
        <w:t xml:space="preserve"> – Структура сообщений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1843"/>
        <w:gridCol w:w="1134"/>
        <w:gridCol w:w="638"/>
        <w:gridCol w:w="638"/>
        <w:gridCol w:w="1842"/>
        <w:gridCol w:w="708"/>
        <w:gridCol w:w="709"/>
        <w:gridCol w:w="709"/>
        <w:gridCol w:w="709"/>
      </w:tblGrid>
      <w:tr w:rsidR="00971F1E" w:rsidRPr="003C0F86" w14:paraId="0DF25B44" w14:textId="77777777" w:rsidTr="00057C5D">
        <w:tc>
          <w:tcPr>
            <w:tcW w:w="1276" w:type="dxa"/>
          </w:tcPr>
          <w:p w14:paraId="29858FC8" w14:textId="77777777" w:rsidR="00971F1E" w:rsidRPr="003C0F86" w:rsidRDefault="00971F1E" w:rsidP="00057C5D">
            <w:pPr>
              <w:pStyle w:val="affff"/>
              <w:rPr>
                <w:sz w:val="28"/>
                <w:szCs w:val="28"/>
              </w:rPr>
            </w:pPr>
            <w:r w:rsidRPr="003C0F86">
              <w:rPr>
                <w:sz w:val="28"/>
                <w:szCs w:val="28"/>
              </w:rPr>
              <w:t>№ поля</w:t>
            </w:r>
          </w:p>
        </w:tc>
        <w:tc>
          <w:tcPr>
            <w:tcW w:w="1843" w:type="dxa"/>
          </w:tcPr>
          <w:p w14:paraId="03E9C427" w14:textId="77777777" w:rsidR="00971F1E" w:rsidRPr="003C0F86" w:rsidRDefault="00971F1E" w:rsidP="00057C5D">
            <w:pPr>
              <w:pStyle w:val="affff"/>
              <w:rPr>
                <w:sz w:val="28"/>
                <w:szCs w:val="28"/>
              </w:rPr>
            </w:pPr>
            <w:r w:rsidRPr="003C0F86">
              <w:rPr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14:paraId="3A16AD23" w14:textId="77777777" w:rsidR="00971F1E" w:rsidRPr="003C0F86" w:rsidRDefault="00971F1E" w:rsidP="00057C5D">
            <w:pPr>
              <w:pStyle w:val="affff"/>
              <w:rPr>
                <w:sz w:val="28"/>
                <w:szCs w:val="28"/>
              </w:rPr>
            </w:pPr>
            <w:r w:rsidRPr="003C0F86">
              <w:rPr>
                <w:sz w:val="28"/>
                <w:szCs w:val="28"/>
              </w:rPr>
              <w:t>2</w:t>
            </w:r>
          </w:p>
        </w:tc>
        <w:tc>
          <w:tcPr>
            <w:tcW w:w="1276" w:type="dxa"/>
            <w:gridSpan w:val="2"/>
          </w:tcPr>
          <w:p w14:paraId="12FCEE8F" w14:textId="77777777" w:rsidR="00971F1E" w:rsidRPr="003C0F86" w:rsidRDefault="00971F1E" w:rsidP="00057C5D">
            <w:pPr>
              <w:pStyle w:val="affff"/>
              <w:rPr>
                <w:sz w:val="28"/>
                <w:szCs w:val="28"/>
              </w:rPr>
            </w:pPr>
            <w:r w:rsidRPr="003C0F86">
              <w:rPr>
                <w:sz w:val="28"/>
                <w:szCs w:val="28"/>
              </w:rPr>
              <w:t>3</w:t>
            </w:r>
          </w:p>
        </w:tc>
        <w:tc>
          <w:tcPr>
            <w:tcW w:w="1842" w:type="dxa"/>
          </w:tcPr>
          <w:p w14:paraId="0C58AB6F" w14:textId="77777777" w:rsidR="00971F1E" w:rsidRPr="003C0F86" w:rsidRDefault="00971F1E" w:rsidP="00057C5D">
            <w:pPr>
              <w:pStyle w:val="affff"/>
              <w:rPr>
                <w:sz w:val="28"/>
                <w:szCs w:val="28"/>
              </w:rPr>
            </w:pPr>
            <w:r w:rsidRPr="003C0F86">
              <w:rPr>
                <w:sz w:val="28"/>
                <w:szCs w:val="28"/>
              </w:rPr>
              <w:t>4</w:t>
            </w:r>
          </w:p>
        </w:tc>
        <w:tc>
          <w:tcPr>
            <w:tcW w:w="2835" w:type="dxa"/>
            <w:gridSpan w:val="4"/>
          </w:tcPr>
          <w:p w14:paraId="40B57FBD" w14:textId="77777777" w:rsidR="00971F1E" w:rsidRPr="003C0F86" w:rsidRDefault="00971F1E" w:rsidP="00057C5D">
            <w:pPr>
              <w:pStyle w:val="affff"/>
              <w:rPr>
                <w:sz w:val="28"/>
                <w:szCs w:val="28"/>
              </w:rPr>
            </w:pPr>
            <w:r w:rsidRPr="003C0F86">
              <w:rPr>
                <w:sz w:val="28"/>
                <w:szCs w:val="28"/>
              </w:rPr>
              <w:t>5</w:t>
            </w:r>
          </w:p>
        </w:tc>
      </w:tr>
      <w:tr w:rsidR="00971F1E" w:rsidRPr="003C0F86" w14:paraId="0DF63FD6" w14:textId="77777777" w:rsidTr="00057C5D">
        <w:tc>
          <w:tcPr>
            <w:tcW w:w="1276" w:type="dxa"/>
          </w:tcPr>
          <w:p w14:paraId="25A3FEDF" w14:textId="77777777" w:rsidR="00971F1E" w:rsidRPr="003C0F86" w:rsidRDefault="00971F1E" w:rsidP="00057C5D">
            <w:pPr>
              <w:pStyle w:val="affff0"/>
              <w:jc w:val="center"/>
              <w:rPr>
                <w:sz w:val="28"/>
                <w:szCs w:val="28"/>
              </w:rPr>
            </w:pPr>
            <w:r w:rsidRPr="003C0F86">
              <w:rPr>
                <w:sz w:val="28"/>
                <w:szCs w:val="28"/>
              </w:rPr>
              <w:t>Поле</w:t>
            </w:r>
          </w:p>
        </w:tc>
        <w:tc>
          <w:tcPr>
            <w:tcW w:w="1843" w:type="dxa"/>
          </w:tcPr>
          <w:p w14:paraId="1F756936" w14:textId="77777777" w:rsidR="00971F1E" w:rsidRPr="003C0F86" w:rsidRDefault="00971F1E" w:rsidP="00057C5D">
            <w:pPr>
              <w:pStyle w:val="affff0"/>
              <w:jc w:val="center"/>
              <w:rPr>
                <w:sz w:val="28"/>
                <w:szCs w:val="28"/>
              </w:rPr>
            </w:pPr>
            <w:r w:rsidRPr="003C0F86">
              <w:rPr>
                <w:sz w:val="28"/>
                <w:szCs w:val="28"/>
              </w:rPr>
              <w:t>Указатель начала</w:t>
            </w:r>
          </w:p>
        </w:tc>
        <w:tc>
          <w:tcPr>
            <w:tcW w:w="1134" w:type="dxa"/>
          </w:tcPr>
          <w:p w14:paraId="7651F8EE" w14:textId="77777777" w:rsidR="00971F1E" w:rsidRPr="003C0F86" w:rsidRDefault="00971F1E" w:rsidP="00057C5D">
            <w:pPr>
              <w:pStyle w:val="affff0"/>
              <w:jc w:val="center"/>
              <w:rPr>
                <w:sz w:val="28"/>
                <w:szCs w:val="28"/>
              </w:rPr>
            </w:pPr>
            <w:r w:rsidRPr="003C0F86">
              <w:rPr>
                <w:sz w:val="28"/>
                <w:szCs w:val="28"/>
              </w:rPr>
              <w:t>Адрес</w:t>
            </w:r>
          </w:p>
        </w:tc>
        <w:tc>
          <w:tcPr>
            <w:tcW w:w="1276" w:type="dxa"/>
            <w:gridSpan w:val="2"/>
          </w:tcPr>
          <w:p w14:paraId="41C7CB21" w14:textId="77777777" w:rsidR="00971F1E" w:rsidRPr="003C0F86" w:rsidRDefault="00971F1E" w:rsidP="00057C5D">
            <w:pPr>
              <w:pStyle w:val="affff0"/>
              <w:jc w:val="center"/>
              <w:rPr>
                <w:sz w:val="28"/>
                <w:szCs w:val="28"/>
              </w:rPr>
            </w:pPr>
            <w:r w:rsidRPr="003C0F86">
              <w:rPr>
                <w:sz w:val="28"/>
                <w:szCs w:val="28"/>
              </w:rPr>
              <w:t>Команда</w:t>
            </w:r>
          </w:p>
        </w:tc>
        <w:tc>
          <w:tcPr>
            <w:tcW w:w="1842" w:type="dxa"/>
          </w:tcPr>
          <w:p w14:paraId="28C896D1" w14:textId="77777777" w:rsidR="00971F1E" w:rsidRPr="003C0F86" w:rsidRDefault="00971F1E" w:rsidP="00057C5D">
            <w:pPr>
              <w:pStyle w:val="affff0"/>
              <w:jc w:val="center"/>
              <w:rPr>
                <w:sz w:val="28"/>
                <w:szCs w:val="28"/>
              </w:rPr>
            </w:pPr>
            <w:r w:rsidRPr="003C0F86">
              <w:rPr>
                <w:sz w:val="28"/>
                <w:szCs w:val="28"/>
              </w:rPr>
              <w:t>Количество данных</w:t>
            </w:r>
          </w:p>
        </w:tc>
        <w:tc>
          <w:tcPr>
            <w:tcW w:w="2835" w:type="dxa"/>
            <w:gridSpan w:val="4"/>
          </w:tcPr>
          <w:p w14:paraId="324EA3FF" w14:textId="77777777" w:rsidR="00971F1E" w:rsidRPr="003C0F86" w:rsidRDefault="00971F1E" w:rsidP="00057C5D">
            <w:pPr>
              <w:pStyle w:val="affff0"/>
              <w:jc w:val="center"/>
              <w:rPr>
                <w:sz w:val="28"/>
                <w:szCs w:val="28"/>
              </w:rPr>
            </w:pPr>
            <w:r w:rsidRPr="003C0F86">
              <w:rPr>
                <w:sz w:val="28"/>
                <w:szCs w:val="28"/>
              </w:rPr>
              <w:t>Данные</w:t>
            </w:r>
          </w:p>
        </w:tc>
      </w:tr>
      <w:tr w:rsidR="00971F1E" w:rsidRPr="003C0F86" w14:paraId="3C140FC5" w14:textId="77777777" w:rsidTr="00057C5D">
        <w:tc>
          <w:tcPr>
            <w:tcW w:w="1276" w:type="dxa"/>
          </w:tcPr>
          <w:p w14:paraId="3AFBB22F" w14:textId="77777777" w:rsidR="00971F1E" w:rsidRPr="003C0F86" w:rsidRDefault="00971F1E" w:rsidP="00057C5D">
            <w:pPr>
              <w:pStyle w:val="affff0"/>
              <w:jc w:val="center"/>
              <w:rPr>
                <w:sz w:val="28"/>
                <w:szCs w:val="28"/>
              </w:rPr>
            </w:pPr>
            <w:r w:rsidRPr="003C0F86">
              <w:rPr>
                <w:sz w:val="28"/>
                <w:szCs w:val="28"/>
              </w:rPr>
              <w:t>№ байта</w:t>
            </w:r>
          </w:p>
        </w:tc>
        <w:tc>
          <w:tcPr>
            <w:tcW w:w="1843" w:type="dxa"/>
          </w:tcPr>
          <w:p w14:paraId="64EF8CD0" w14:textId="77777777" w:rsidR="00971F1E" w:rsidRPr="003C0F86" w:rsidRDefault="00971F1E" w:rsidP="00057C5D">
            <w:pPr>
              <w:pStyle w:val="affff0"/>
              <w:jc w:val="center"/>
              <w:rPr>
                <w:sz w:val="28"/>
                <w:szCs w:val="28"/>
              </w:rPr>
            </w:pPr>
            <w:r w:rsidRPr="003C0F86">
              <w:rPr>
                <w:sz w:val="28"/>
                <w:szCs w:val="28"/>
              </w:rPr>
              <w:t>0</w:t>
            </w:r>
          </w:p>
        </w:tc>
        <w:tc>
          <w:tcPr>
            <w:tcW w:w="1134" w:type="dxa"/>
          </w:tcPr>
          <w:p w14:paraId="54F9FC4D" w14:textId="77777777" w:rsidR="00971F1E" w:rsidRPr="003C0F86" w:rsidRDefault="00971F1E" w:rsidP="00057C5D">
            <w:pPr>
              <w:pStyle w:val="affff0"/>
              <w:jc w:val="center"/>
              <w:rPr>
                <w:sz w:val="28"/>
                <w:szCs w:val="28"/>
              </w:rPr>
            </w:pPr>
            <w:r w:rsidRPr="003C0F86">
              <w:rPr>
                <w:sz w:val="28"/>
                <w:szCs w:val="28"/>
              </w:rPr>
              <w:t>1</w:t>
            </w:r>
          </w:p>
        </w:tc>
        <w:tc>
          <w:tcPr>
            <w:tcW w:w="638" w:type="dxa"/>
          </w:tcPr>
          <w:p w14:paraId="1550EFAA" w14:textId="77777777" w:rsidR="00971F1E" w:rsidRPr="003C0F86" w:rsidRDefault="00971F1E" w:rsidP="00057C5D">
            <w:pPr>
              <w:pStyle w:val="affff0"/>
              <w:jc w:val="center"/>
              <w:rPr>
                <w:sz w:val="28"/>
                <w:szCs w:val="28"/>
              </w:rPr>
            </w:pPr>
            <w:r w:rsidRPr="003C0F86">
              <w:rPr>
                <w:sz w:val="28"/>
                <w:szCs w:val="28"/>
              </w:rPr>
              <w:t>2</w:t>
            </w:r>
          </w:p>
        </w:tc>
        <w:tc>
          <w:tcPr>
            <w:tcW w:w="638" w:type="dxa"/>
          </w:tcPr>
          <w:p w14:paraId="5D07107E" w14:textId="77777777" w:rsidR="00971F1E" w:rsidRPr="003C0F86" w:rsidRDefault="00971F1E" w:rsidP="00057C5D">
            <w:pPr>
              <w:pStyle w:val="affff0"/>
              <w:jc w:val="center"/>
              <w:rPr>
                <w:sz w:val="28"/>
                <w:szCs w:val="28"/>
              </w:rPr>
            </w:pPr>
            <w:r w:rsidRPr="003C0F86">
              <w:rPr>
                <w:sz w:val="28"/>
                <w:szCs w:val="28"/>
              </w:rPr>
              <w:t>3</w:t>
            </w:r>
          </w:p>
        </w:tc>
        <w:tc>
          <w:tcPr>
            <w:tcW w:w="1842" w:type="dxa"/>
          </w:tcPr>
          <w:p w14:paraId="73109367" w14:textId="77777777" w:rsidR="00971F1E" w:rsidRPr="003C0F86" w:rsidRDefault="00971F1E" w:rsidP="00057C5D">
            <w:pPr>
              <w:pStyle w:val="affff0"/>
              <w:jc w:val="center"/>
              <w:rPr>
                <w:sz w:val="28"/>
                <w:szCs w:val="28"/>
              </w:rPr>
            </w:pPr>
            <w:r w:rsidRPr="003C0F86">
              <w:rPr>
                <w:sz w:val="28"/>
                <w:szCs w:val="28"/>
              </w:rPr>
              <w:t>4</w:t>
            </w:r>
          </w:p>
        </w:tc>
        <w:tc>
          <w:tcPr>
            <w:tcW w:w="708" w:type="dxa"/>
          </w:tcPr>
          <w:p w14:paraId="5DF3CA41" w14:textId="77777777" w:rsidR="00971F1E" w:rsidRPr="003C0F86" w:rsidRDefault="00971F1E" w:rsidP="00057C5D">
            <w:pPr>
              <w:pStyle w:val="affff0"/>
              <w:jc w:val="center"/>
              <w:rPr>
                <w:sz w:val="28"/>
                <w:szCs w:val="28"/>
              </w:rPr>
            </w:pPr>
            <w:r w:rsidRPr="003C0F86">
              <w:rPr>
                <w:sz w:val="28"/>
                <w:szCs w:val="28"/>
              </w:rPr>
              <w:t>5</w:t>
            </w:r>
          </w:p>
        </w:tc>
        <w:tc>
          <w:tcPr>
            <w:tcW w:w="709" w:type="dxa"/>
          </w:tcPr>
          <w:p w14:paraId="6CA318EB" w14:textId="77777777" w:rsidR="00971F1E" w:rsidRPr="003C0F86" w:rsidRDefault="00971F1E" w:rsidP="00057C5D">
            <w:pPr>
              <w:pStyle w:val="affff0"/>
              <w:jc w:val="center"/>
              <w:rPr>
                <w:sz w:val="28"/>
                <w:szCs w:val="28"/>
              </w:rPr>
            </w:pPr>
            <w:r w:rsidRPr="003C0F86">
              <w:rPr>
                <w:sz w:val="28"/>
                <w:szCs w:val="28"/>
              </w:rPr>
              <w:t>6</w:t>
            </w:r>
          </w:p>
        </w:tc>
        <w:tc>
          <w:tcPr>
            <w:tcW w:w="709" w:type="dxa"/>
          </w:tcPr>
          <w:p w14:paraId="47FFF27F" w14:textId="77777777" w:rsidR="00971F1E" w:rsidRPr="003C0F86" w:rsidRDefault="00971F1E" w:rsidP="00057C5D">
            <w:pPr>
              <w:pStyle w:val="affff0"/>
              <w:jc w:val="center"/>
              <w:rPr>
                <w:sz w:val="28"/>
                <w:szCs w:val="28"/>
              </w:rPr>
            </w:pPr>
            <w:r w:rsidRPr="003C0F86">
              <w:rPr>
                <w:sz w:val="28"/>
                <w:szCs w:val="28"/>
              </w:rPr>
              <w:t>7</w:t>
            </w:r>
          </w:p>
        </w:tc>
        <w:tc>
          <w:tcPr>
            <w:tcW w:w="709" w:type="dxa"/>
          </w:tcPr>
          <w:p w14:paraId="4106C72E" w14:textId="77777777" w:rsidR="00971F1E" w:rsidRPr="003C0F86" w:rsidRDefault="00971F1E" w:rsidP="00057C5D">
            <w:pPr>
              <w:pStyle w:val="affff0"/>
              <w:jc w:val="center"/>
              <w:rPr>
                <w:sz w:val="28"/>
                <w:szCs w:val="28"/>
              </w:rPr>
            </w:pPr>
            <w:r w:rsidRPr="003C0F86">
              <w:rPr>
                <w:sz w:val="28"/>
                <w:szCs w:val="28"/>
              </w:rPr>
              <w:t>8</w:t>
            </w:r>
          </w:p>
        </w:tc>
      </w:tr>
    </w:tbl>
    <w:p w14:paraId="68ADCD29" w14:textId="77777777" w:rsidR="00971F1E" w:rsidRPr="003C0F86" w:rsidRDefault="00971F1E" w:rsidP="00971F1E">
      <w:pPr>
        <w:rPr>
          <w:sz w:val="28"/>
          <w:szCs w:val="28"/>
          <w:lang w:val="en-US"/>
        </w:rPr>
      </w:pPr>
    </w:p>
    <w:p w14:paraId="6EA47A81" w14:textId="77777777" w:rsidR="00971F1E" w:rsidRPr="003C0F86" w:rsidRDefault="00971F1E" w:rsidP="00971F1E">
      <w:pPr>
        <w:spacing w:line="360" w:lineRule="auto"/>
        <w:ind w:firstLine="1361"/>
        <w:jc w:val="both"/>
        <w:rPr>
          <w:sz w:val="28"/>
          <w:szCs w:val="28"/>
        </w:rPr>
      </w:pPr>
      <w:r w:rsidRPr="003C0F86">
        <w:rPr>
          <w:sz w:val="28"/>
          <w:szCs w:val="28"/>
        </w:rPr>
        <w:t xml:space="preserve">Указатель начала сообщения имеет длину в 1 байт и содержит символ «$» (0х24 – </w:t>
      </w:r>
      <w:r w:rsidRPr="003C0F86">
        <w:rPr>
          <w:sz w:val="28"/>
          <w:szCs w:val="28"/>
          <w:lang w:val="en-US"/>
        </w:rPr>
        <w:t>ASCII</w:t>
      </w:r>
      <w:r w:rsidRPr="003C0F86">
        <w:rPr>
          <w:sz w:val="28"/>
          <w:szCs w:val="28"/>
        </w:rPr>
        <w:t xml:space="preserve">). Поле «Адрес» имеет длину 1 байт и указывает на адрес контроллера шагового двигателя, котором посылается сообщение. В качестве указания адреса контроллера используются символы арабских цифр от «0» (0х31 – </w:t>
      </w:r>
      <w:r w:rsidRPr="003C0F86">
        <w:rPr>
          <w:sz w:val="28"/>
          <w:szCs w:val="28"/>
          <w:lang w:val="en-US"/>
        </w:rPr>
        <w:t>ASCII</w:t>
      </w:r>
      <w:r w:rsidRPr="003C0F86">
        <w:rPr>
          <w:sz w:val="28"/>
          <w:szCs w:val="28"/>
        </w:rPr>
        <w:t xml:space="preserve">) до «8» (0х38 – </w:t>
      </w:r>
      <w:r w:rsidRPr="003C0F86">
        <w:rPr>
          <w:sz w:val="28"/>
          <w:szCs w:val="28"/>
          <w:lang w:val="en-US"/>
        </w:rPr>
        <w:t>ASCII</w:t>
      </w:r>
      <w:r w:rsidRPr="003C0F86">
        <w:rPr>
          <w:sz w:val="28"/>
          <w:szCs w:val="28"/>
        </w:rPr>
        <w:t xml:space="preserve">). При указании адреса «0» сообщение посылается всем подключенным контроллерам. Поле «Команда» имеет длину 2 байта. Для кодировки команд используется заглавные буквы латинского алфавита. Первый символ обозначает тип команды, второй символ описывает команду. Поле «Количество данных» имеет длину 1 байт и описывает параметры команды. Если передаваемая команда не использует параметров, то в этом поле передается 0х00 – </w:t>
      </w:r>
      <w:r w:rsidRPr="003C0F86">
        <w:rPr>
          <w:sz w:val="28"/>
          <w:szCs w:val="28"/>
          <w:lang w:val="en-US"/>
        </w:rPr>
        <w:t>ASCII</w:t>
      </w:r>
      <w:r w:rsidRPr="003C0F86">
        <w:rPr>
          <w:sz w:val="28"/>
          <w:szCs w:val="28"/>
        </w:rPr>
        <w:t>. Список команд и параметров команд приводит положение 2.</w:t>
      </w:r>
    </w:p>
    <w:p w14:paraId="36FC942F" w14:textId="77777777" w:rsidR="00971F1E" w:rsidRPr="003C0F86" w:rsidRDefault="00971F1E" w:rsidP="00971F1E">
      <w:pPr>
        <w:spacing w:line="360" w:lineRule="auto"/>
        <w:ind w:firstLine="1361"/>
        <w:jc w:val="both"/>
        <w:rPr>
          <w:sz w:val="28"/>
          <w:szCs w:val="28"/>
        </w:rPr>
      </w:pPr>
      <w:r w:rsidRPr="003C0F86">
        <w:rPr>
          <w:sz w:val="28"/>
          <w:szCs w:val="28"/>
        </w:rPr>
        <w:t>Для управления положением зеркала №1 используется контроллер с адресом «1», для управления положением рентгеновской трубки используется контроллер с адресом «2», для управления положением поворотного стола используется контроллер с адресом «3», а для управления положением счетчика используется контроллер с адресом «4».</w:t>
      </w:r>
    </w:p>
    <w:p w14:paraId="12CDA984" w14:textId="77777777" w:rsidR="00971F1E" w:rsidRPr="003C0F86" w:rsidRDefault="00971F1E" w:rsidP="00971F1E">
      <w:pPr>
        <w:spacing w:line="360" w:lineRule="auto"/>
        <w:ind w:firstLine="1361"/>
        <w:jc w:val="both"/>
        <w:rPr>
          <w:sz w:val="28"/>
          <w:szCs w:val="28"/>
        </w:rPr>
      </w:pPr>
      <w:r w:rsidRPr="003C0F86">
        <w:rPr>
          <w:sz w:val="28"/>
          <w:szCs w:val="28"/>
        </w:rPr>
        <w:t xml:space="preserve">При запуске программы происходит чтение последнего положений подвижных элементов оптической схемы стенда и параметров работы программы из файла инициализации. После прохождения этапа инициализации, программа переходит в режим ожидания выбора команд управления пользователем. При выборе пользователем команды управления происходит посылка сообщения, которое в </w:t>
      </w:r>
      <w:r w:rsidRPr="003C0F86">
        <w:rPr>
          <w:sz w:val="28"/>
          <w:szCs w:val="28"/>
        </w:rPr>
        <w:lastRenderedPageBreak/>
        <w:t>зависимости от адреса, указанного в сообщении принимается одним из контроллеров управления.</w:t>
      </w:r>
    </w:p>
    <w:p w14:paraId="76ECE9A4" w14:textId="0C765359" w:rsidR="00971F1E" w:rsidRDefault="00971F1E" w:rsidP="00971F1E">
      <w:pPr>
        <w:spacing w:line="360" w:lineRule="auto"/>
        <w:ind w:firstLine="1361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692FB83F" wp14:editId="63C880A5">
            <wp:simplePos x="0" y="0"/>
            <wp:positionH relativeFrom="margin">
              <wp:align>center</wp:align>
            </wp:positionH>
            <wp:positionV relativeFrom="paragraph">
              <wp:posOffset>526388</wp:posOffset>
            </wp:positionV>
            <wp:extent cx="1367155" cy="1645920"/>
            <wp:effectExtent l="0" t="0" r="4445" b="0"/>
            <wp:wrapTopAndBottom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155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0F86">
        <w:rPr>
          <w:sz w:val="28"/>
          <w:szCs w:val="28"/>
        </w:rPr>
        <w:t xml:space="preserve">Для представления оператором происходящих процессов в программе добавлена </w:t>
      </w:r>
      <w:r>
        <w:rPr>
          <w:sz w:val="28"/>
          <w:szCs w:val="28"/>
        </w:rPr>
        <w:t>шкала поворота ШД, внешний в</w:t>
      </w:r>
      <w:r w:rsidR="0010504A">
        <w:rPr>
          <w:sz w:val="28"/>
          <w:szCs w:val="28"/>
        </w:rPr>
        <w:t>ид которой приведён на рисунке 5</w:t>
      </w:r>
      <w:r>
        <w:rPr>
          <w:sz w:val="28"/>
          <w:szCs w:val="28"/>
        </w:rPr>
        <w:t>.</w:t>
      </w:r>
    </w:p>
    <w:p w14:paraId="79CC3DB9" w14:textId="5F0DC023" w:rsidR="00971F1E" w:rsidRPr="00BE2EE8" w:rsidRDefault="00971F1E" w:rsidP="00971F1E">
      <w:pPr>
        <w:spacing w:line="360" w:lineRule="auto"/>
        <w:jc w:val="center"/>
        <w:rPr>
          <w:sz w:val="28"/>
          <w:szCs w:val="28"/>
        </w:rPr>
      </w:pPr>
      <w:r w:rsidRPr="003C0F86">
        <w:rPr>
          <w:sz w:val="28"/>
          <w:szCs w:val="28"/>
        </w:rPr>
        <w:t xml:space="preserve">Рисунок </w:t>
      </w:r>
      <w:r w:rsidR="0010504A">
        <w:rPr>
          <w:sz w:val="28"/>
          <w:szCs w:val="28"/>
        </w:rPr>
        <w:t>5</w:t>
      </w:r>
      <w:r w:rsidRPr="003C0F86">
        <w:rPr>
          <w:sz w:val="28"/>
          <w:szCs w:val="28"/>
        </w:rPr>
        <w:t xml:space="preserve"> – </w:t>
      </w:r>
      <w:r>
        <w:rPr>
          <w:sz w:val="28"/>
          <w:szCs w:val="28"/>
        </w:rPr>
        <w:t>Шкала поворота ШД</w:t>
      </w:r>
    </w:p>
    <w:p w14:paraId="2B68D9DE" w14:textId="0230B4F9" w:rsidR="00971F1E" w:rsidRDefault="00C528F9" w:rsidP="00971F1E">
      <w:pPr>
        <w:spacing w:line="360" w:lineRule="auto"/>
        <w:ind w:firstLine="1361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5B02E5F0" wp14:editId="0CB97DC1">
            <wp:simplePos x="0" y="0"/>
            <wp:positionH relativeFrom="margin">
              <wp:align>center</wp:align>
            </wp:positionH>
            <wp:positionV relativeFrom="paragraph">
              <wp:posOffset>884335</wp:posOffset>
            </wp:positionV>
            <wp:extent cx="2409190" cy="1692910"/>
            <wp:effectExtent l="0" t="0" r="0" b="2540"/>
            <wp:wrapTopAndBottom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19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F1E">
        <w:rPr>
          <w:sz w:val="28"/>
          <w:szCs w:val="28"/>
        </w:rPr>
        <w:t>Т</w:t>
      </w:r>
      <w:r w:rsidR="00971F1E" w:rsidRPr="003C0F86">
        <w:rPr>
          <w:sz w:val="28"/>
          <w:szCs w:val="28"/>
        </w:rPr>
        <w:t>акже для управления поворотами каждого из элементов оптической схемы оператору доступны наиболее оптимальные органы управления</w:t>
      </w:r>
      <w:r w:rsidR="00971F1E">
        <w:rPr>
          <w:sz w:val="28"/>
          <w:szCs w:val="28"/>
        </w:rPr>
        <w:t>, внешний в</w:t>
      </w:r>
      <w:r w:rsidR="0010504A">
        <w:rPr>
          <w:sz w:val="28"/>
          <w:szCs w:val="28"/>
        </w:rPr>
        <w:t>ид которых приведён на рисунке 6</w:t>
      </w:r>
      <w:r w:rsidR="00971F1E">
        <w:rPr>
          <w:sz w:val="28"/>
          <w:szCs w:val="28"/>
        </w:rPr>
        <w:t>.</w:t>
      </w:r>
    </w:p>
    <w:p w14:paraId="707AF6A2" w14:textId="6C2C7FD3" w:rsidR="00971F1E" w:rsidRPr="00CE5AFC" w:rsidRDefault="0010504A" w:rsidP="00EE7C3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</w:t>
      </w:r>
      <w:r w:rsidR="00971F1E" w:rsidRPr="00CE5AFC">
        <w:rPr>
          <w:sz w:val="28"/>
          <w:szCs w:val="28"/>
        </w:rPr>
        <w:t xml:space="preserve"> – Органы управления элемента оптической схемы</w:t>
      </w:r>
    </w:p>
    <w:p w14:paraId="365E4BE5" w14:textId="783321A2" w:rsidR="00DC3107" w:rsidRPr="00971F1E" w:rsidRDefault="00971F1E" w:rsidP="00971F1E">
      <w:pPr>
        <w:spacing w:line="360" w:lineRule="auto"/>
        <w:ind w:firstLine="136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нажатии кнопки «Остановка двигателя» осуществляется экстренное прекращение работы ШД и </w:t>
      </w:r>
      <w:r w:rsidR="00946B7F">
        <w:rPr>
          <w:sz w:val="28"/>
          <w:szCs w:val="28"/>
        </w:rPr>
        <w:t xml:space="preserve">обнуление </w:t>
      </w:r>
      <w:r>
        <w:rPr>
          <w:sz w:val="28"/>
          <w:szCs w:val="28"/>
        </w:rPr>
        <w:t xml:space="preserve">текущего положения </w:t>
      </w:r>
      <w:r w:rsidR="00946B7F">
        <w:rPr>
          <w:sz w:val="28"/>
          <w:szCs w:val="28"/>
        </w:rPr>
        <w:t>РЗДРТ</w:t>
      </w:r>
      <w:r w:rsidRPr="003C0F86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При нажатии кнопки «Блокировать Зеркало №1» происходит блокировка/разблокировка органов управления </w:t>
      </w:r>
      <w:r w:rsidR="00946B7F">
        <w:rPr>
          <w:sz w:val="28"/>
          <w:szCs w:val="28"/>
        </w:rPr>
        <w:t>элементов оптической системы</w:t>
      </w:r>
      <w:r>
        <w:rPr>
          <w:sz w:val="28"/>
          <w:szCs w:val="28"/>
        </w:rPr>
        <w:t xml:space="preserve">. Кнопка «Задать текущее положение нулевым» служит для сброса градусов текущего положения, при этом </w:t>
      </w:r>
      <w:r w:rsidR="00946B7F">
        <w:rPr>
          <w:sz w:val="28"/>
          <w:szCs w:val="28"/>
        </w:rPr>
        <w:t xml:space="preserve">элементы оптической системы </w:t>
      </w:r>
      <w:r>
        <w:rPr>
          <w:sz w:val="28"/>
          <w:szCs w:val="28"/>
        </w:rPr>
        <w:t>оста</w:t>
      </w:r>
      <w:r w:rsidR="00946B7F">
        <w:rPr>
          <w:sz w:val="28"/>
          <w:szCs w:val="28"/>
        </w:rPr>
        <w:t>ются</w:t>
      </w:r>
      <w:r>
        <w:rPr>
          <w:sz w:val="28"/>
          <w:szCs w:val="28"/>
        </w:rPr>
        <w:t xml:space="preserve"> неподвижным. Кнопка «вернуться в нулевое положение» переводит </w:t>
      </w:r>
      <w:r w:rsidR="00946B7F">
        <w:rPr>
          <w:sz w:val="28"/>
          <w:szCs w:val="28"/>
        </w:rPr>
        <w:t xml:space="preserve">элементы оптической системы </w:t>
      </w:r>
      <w:r>
        <w:rPr>
          <w:sz w:val="28"/>
          <w:szCs w:val="28"/>
        </w:rPr>
        <w:t xml:space="preserve">в нулевое положение, при этом происходит сброс текущего положения. При нажатии кнопок «-Вращение» и «+Вращение» осуществляется поворот </w:t>
      </w:r>
      <w:r w:rsidR="00946B7F">
        <w:rPr>
          <w:sz w:val="28"/>
          <w:szCs w:val="28"/>
        </w:rPr>
        <w:t xml:space="preserve">элементов оптической системы </w:t>
      </w:r>
      <w:r>
        <w:rPr>
          <w:sz w:val="28"/>
          <w:szCs w:val="28"/>
        </w:rPr>
        <w:t>на установленный шаг в окне «Установка шага вращения».</w:t>
      </w:r>
    </w:p>
    <w:p w14:paraId="02019AC7" w14:textId="77777777" w:rsidR="00B06E6F" w:rsidRPr="00B06E6F" w:rsidRDefault="00B06E6F" w:rsidP="007A5D99">
      <w:pPr>
        <w:pStyle w:val="20"/>
      </w:pPr>
      <w:bookmarkStart w:id="60" w:name="_Toc333942403"/>
      <w:bookmarkStart w:id="61" w:name="_Toc342851233"/>
      <w:bookmarkStart w:id="62" w:name="_Toc178600274"/>
      <w:bookmarkStart w:id="63" w:name="_Toc188956368"/>
      <w:r w:rsidRPr="00B06E6F">
        <w:lastRenderedPageBreak/>
        <w:t>Общие указания</w:t>
      </w:r>
      <w:bookmarkEnd w:id="60"/>
      <w:bookmarkEnd w:id="61"/>
      <w:bookmarkEnd w:id="62"/>
    </w:p>
    <w:p w14:paraId="129B7A78" w14:textId="3DEE5820" w:rsidR="00B06E6F" w:rsidRDefault="00B06E6F" w:rsidP="00790A7E">
      <w:pPr>
        <w:pStyle w:val="3"/>
      </w:pPr>
      <w:r w:rsidRPr="00B06E6F">
        <w:t xml:space="preserve">Техническое обслуживание проводится подготовленным персоналом, ответственным за эксплуатацию </w:t>
      </w:r>
      <w:r w:rsidR="009D372F">
        <w:t>САУ РЗДРТ</w:t>
      </w:r>
      <w:r w:rsidRPr="00B06E6F">
        <w:t>.</w:t>
      </w:r>
    </w:p>
    <w:p w14:paraId="246F854A" w14:textId="39171AFD" w:rsidR="003A1C63" w:rsidRPr="00327A01" w:rsidRDefault="003A1C63" w:rsidP="003C3066">
      <w:pPr>
        <w:pStyle w:val="3"/>
      </w:pPr>
      <w:r w:rsidRPr="00327A01">
        <w:t xml:space="preserve">ТО проводят с целью поддержания </w:t>
      </w:r>
      <w:r w:rsidR="009D372F">
        <w:t>САУ РЗДРТ</w:t>
      </w:r>
      <w:r w:rsidRPr="00327A01">
        <w:t xml:space="preserve"> в технически исправном состоянии и постоянной готовности к эксплуатации.</w:t>
      </w:r>
    </w:p>
    <w:p w14:paraId="65593BF3" w14:textId="00AF2124" w:rsidR="003A1C63" w:rsidRPr="00327A01" w:rsidRDefault="003A1C63" w:rsidP="003C3066">
      <w:pPr>
        <w:pStyle w:val="3"/>
      </w:pPr>
      <w:r w:rsidRPr="003C3066">
        <w:t>Своевременное и качественное выполнение работ по ТО предупреждает</w:t>
      </w:r>
      <w:r w:rsidRPr="00327A01">
        <w:t xml:space="preserve"> появление неисправностей </w:t>
      </w:r>
      <w:r w:rsidR="009D372F">
        <w:t>САУ РЗДРТ</w:t>
      </w:r>
      <w:r w:rsidRPr="00327A01">
        <w:t xml:space="preserve"> и обеспечивает его длительную эксплуатацию.</w:t>
      </w:r>
    </w:p>
    <w:p w14:paraId="2B5DD1D7" w14:textId="7BBEE9E4" w:rsidR="003A1C63" w:rsidRPr="00327A01" w:rsidRDefault="003A1C63" w:rsidP="003C3066">
      <w:pPr>
        <w:pStyle w:val="3"/>
      </w:pPr>
      <w:r w:rsidRPr="00327A01">
        <w:t xml:space="preserve">Изменять объем и периодичность выполнения работ, установленный настоящим </w:t>
      </w:r>
      <w:r w:rsidR="00946B7F">
        <w:t>руководством</w:t>
      </w:r>
      <w:r w:rsidRPr="00327A01">
        <w:t>, ЗАПРЕЩАЕТСЯ.</w:t>
      </w:r>
    </w:p>
    <w:p w14:paraId="4947E28C" w14:textId="795A2632" w:rsidR="003A1C63" w:rsidRPr="00327A01" w:rsidRDefault="003A1C63" w:rsidP="003C3066">
      <w:pPr>
        <w:pStyle w:val="3"/>
      </w:pPr>
      <w:r w:rsidRPr="00327A01">
        <w:t>При демонтаже (монтаже) отдельных составных частей в процессе выполнения работ по ТО необходимо руководствоваться следующими положениями:</w:t>
      </w:r>
    </w:p>
    <w:p w14:paraId="34E39E52" w14:textId="4FF7DACB" w:rsidR="003A1C63" w:rsidRPr="00327A01" w:rsidRDefault="003A1C63" w:rsidP="00F51EFF">
      <w:pPr>
        <w:pStyle w:val="-"/>
      </w:pPr>
      <w:r w:rsidRPr="00327A01">
        <w:t>не допускайте повреждений лакокрасочных покрытий металлических деталей и корпусов;</w:t>
      </w:r>
    </w:p>
    <w:p w14:paraId="1B3D897B" w14:textId="77777777" w:rsidR="003A1C63" w:rsidRDefault="003A1C63" w:rsidP="00F51EFF">
      <w:pPr>
        <w:pStyle w:val="-"/>
      </w:pPr>
      <w:r w:rsidRPr="00327A01">
        <w:t>предохраняйте детали от царапин, пыли и грязи.</w:t>
      </w:r>
    </w:p>
    <w:p w14:paraId="71B60D95" w14:textId="77777777" w:rsidR="00B06E6F" w:rsidRPr="00B06E6F" w:rsidRDefault="00B06E6F" w:rsidP="007A5D99">
      <w:pPr>
        <w:pStyle w:val="20"/>
      </w:pPr>
      <w:bookmarkStart w:id="64" w:name="_Toc333942404"/>
      <w:bookmarkStart w:id="65" w:name="_Toc342851234"/>
      <w:bookmarkStart w:id="66" w:name="_Toc178600275"/>
      <w:r w:rsidRPr="00B06E6F">
        <w:t>Меры безопасности</w:t>
      </w:r>
      <w:bookmarkEnd w:id="64"/>
      <w:bookmarkEnd w:id="65"/>
      <w:bookmarkEnd w:id="66"/>
    </w:p>
    <w:p w14:paraId="7034029D" w14:textId="018275C9" w:rsidR="00B06E6F" w:rsidRPr="00B06E6F" w:rsidRDefault="00B06E6F" w:rsidP="00790A7E">
      <w:pPr>
        <w:pStyle w:val="3"/>
      </w:pPr>
      <w:bookmarkStart w:id="67" w:name="_Toc506875801"/>
      <w:bookmarkStart w:id="68" w:name="_Ref58239383"/>
      <w:r w:rsidRPr="00B06E6F">
        <w:t xml:space="preserve">Запрещается вскрывать </w:t>
      </w:r>
      <w:r w:rsidR="0066419F">
        <w:t>корпус</w:t>
      </w:r>
      <w:r w:rsidR="009D372F">
        <w:t>а</w:t>
      </w:r>
      <w:r w:rsidR="00946B7F">
        <w:t xml:space="preserve"> блоков С</w:t>
      </w:r>
      <w:r w:rsidR="009D372F">
        <w:t>АУ РЗДРТ</w:t>
      </w:r>
      <w:r w:rsidRPr="00B06E6F">
        <w:t xml:space="preserve"> без согласования с изготовителем.</w:t>
      </w:r>
    </w:p>
    <w:p w14:paraId="16553A0C" w14:textId="103D3BB9" w:rsidR="00B06E6F" w:rsidRPr="00B06E6F" w:rsidRDefault="009D372F" w:rsidP="00790A7E">
      <w:pPr>
        <w:pStyle w:val="3"/>
      </w:pPr>
      <w:r>
        <w:t>САУ РЗДРТ</w:t>
      </w:r>
      <w:r w:rsidR="00B06E6F" w:rsidRPr="00B06E6F">
        <w:t xml:space="preserve"> не превышает предельно допустимых установленных санитарных норм по химическим, механическим (акустическим), радиационным и электромагнитным воздействиям на окружающую среду при соблюдении условий хранения и эксплуатации.</w:t>
      </w:r>
      <w:bookmarkEnd w:id="67"/>
    </w:p>
    <w:p w14:paraId="5EA09F52" w14:textId="77777777" w:rsidR="00B06E6F" w:rsidRPr="00B06E6F" w:rsidRDefault="00B06E6F" w:rsidP="00790A7E">
      <w:pPr>
        <w:pStyle w:val="3"/>
      </w:pPr>
      <w:r w:rsidRPr="00B06E6F">
        <w:t>Требований по защите обслуживающего персонала не предъявляется.</w:t>
      </w:r>
    </w:p>
    <w:p w14:paraId="0A53F458" w14:textId="77777777" w:rsidR="00B06E6F" w:rsidRPr="0090356F" w:rsidRDefault="00B06E6F" w:rsidP="007A5D99">
      <w:pPr>
        <w:pStyle w:val="12"/>
      </w:pPr>
      <w:bookmarkStart w:id="69" w:name="_Toc333942406"/>
      <w:bookmarkStart w:id="70" w:name="_Toc342851236"/>
      <w:bookmarkStart w:id="71" w:name="_Toc178600276"/>
      <w:bookmarkEnd w:id="68"/>
      <w:r w:rsidRPr="0090356F">
        <w:lastRenderedPageBreak/>
        <w:t>Текущий ремонт</w:t>
      </w:r>
      <w:bookmarkEnd w:id="69"/>
      <w:bookmarkEnd w:id="70"/>
      <w:bookmarkEnd w:id="71"/>
    </w:p>
    <w:p w14:paraId="51D18CC3" w14:textId="77777777" w:rsidR="00B06E6F" w:rsidRPr="0090356F" w:rsidRDefault="00B06E6F" w:rsidP="007A5D99">
      <w:pPr>
        <w:pStyle w:val="20"/>
      </w:pPr>
      <w:bookmarkStart w:id="72" w:name="_Toc333942407"/>
      <w:bookmarkStart w:id="73" w:name="_Toc342851237"/>
      <w:bookmarkStart w:id="74" w:name="_Toc178600277"/>
      <w:r w:rsidRPr="0090356F">
        <w:t>Гарантии изготовителя</w:t>
      </w:r>
      <w:bookmarkEnd w:id="72"/>
      <w:bookmarkEnd w:id="73"/>
      <w:bookmarkEnd w:id="74"/>
    </w:p>
    <w:p w14:paraId="6F1208E7" w14:textId="77777777" w:rsidR="00B06E6F" w:rsidRPr="0090356F" w:rsidRDefault="00B06E6F" w:rsidP="00790A7E">
      <w:pPr>
        <w:pStyle w:val="3"/>
      </w:pPr>
      <w:r w:rsidRPr="0090356F">
        <w:t>Изготовитель гарантирует работоспособность изделия при соблюдении условий эксплуатации, транспортирования и хранения.</w:t>
      </w:r>
    </w:p>
    <w:p w14:paraId="21EC6D9F" w14:textId="62687D6B" w:rsidR="00B06E6F" w:rsidRPr="0090356F" w:rsidRDefault="00B06E6F" w:rsidP="00790A7E">
      <w:pPr>
        <w:pStyle w:val="3"/>
      </w:pPr>
      <w:r w:rsidRPr="0090356F">
        <w:t xml:space="preserve">Назначенный срок службы </w:t>
      </w:r>
      <w:r w:rsidR="009D372F">
        <w:t>САУ РЗДРТ</w:t>
      </w:r>
      <w:r w:rsidRPr="0090356F">
        <w:t xml:space="preserve"> составляет не менее 5 лет.</w:t>
      </w:r>
    </w:p>
    <w:p w14:paraId="06362F3A" w14:textId="77777777" w:rsidR="00B06E6F" w:rsidRPr="0090356F" w:rsidRDefault="00B06E6F" w:rsidP="007A5D99">
      <w:pPr>
        <w:pStyle w:val="20"/>
      </w:pPr>
      <w:bookmarkStart w:id="75" w:name="_Toc333942408"/>
      <w:bookmarkStart w:id="76" w:name="_Toc342851238"/>
      <w:bookmarkStart w:id="77" w:name="_Toc178600278"/>
      <w:r w:rsidRPr="0090356F">
        <w:t>Ремонт изделия</w:t>
      </w:r>
      <w:bookmarkEnd w:id="75"/>
      <w:bookmarkEnd w:id="76"/>
      <w:bookmarkEnd w:id="77"/>
    </w:p>
    <w:p w14:paraId="67BE7BF7" w14:textId="77777777" w:rsidR="00B06E6F" w:rsidRDefault="00B06E6F" w:rsidP="00790A7E">
      <w:pPr>
        <w:pStyle w:val="3"/>
      </w:pPr>
      <w:r w:rsidRPr="0090356F">
        <w:t>Ремонт изделия во время эксплуатации производится предприятием-изготовителем в установленном порядке.</w:t>
      </w:r>
    </w:p>
    <w:p w14:paraId="6741D2D0" w14:textId="2FD45730" w:rsidR="00540FCE" w:rsidRDefault="00540FCE" w:rsidP="007A5D99">
      <w:pPr>
        <w:pStyle w:val="12"/>
      </w:pPr>
      <w:bookmarkStart w:id="78" w:name="_Toc178600279"/>
      <w:bookmarkStart w:id="79" w:name="_Toc333942411"/>
      <w:bookmarkStart w:id="80" w:name="_Toc342851241"/>
      <w:bookmarkStart w:id="81" w:name="_Toc64352295"/>
      <w:bookmarkStart w:id="82" w:name="_Toc64352448"/>
      <w:r w:rsidRPr="0071547D">
        <w:lastRenderedPageBreak/>
        <w:t>Транспортирование</w:t>
      </w:r>
      <w:r>
        <w:t xml:space="preserve"> и хранение</w:t>
      </w:r>
      <w:bookmarkEnd w:id="78"/>
    </w:p>
    <w:p w14:paraId="762D4EC6" w14:textId="07C2C618" w:rsidR="00540FCE" w:rsidRPr="00540FCE" w:rsidRDefault="00540FCE" w:rsidP="007A5D99">
      <w:pPr>
        <w:pStyle w:val="20"/>
      </w:pPr>
      <w:bookmarkStart w:id="83" w:name="_Toc178600280"/>
      <w:r>
        <w:t>Транспортирование</w:t>
      </w:r>
      <w:bookmarkEnd w:id="83"/>
    </w:p>
    <w:p w14:paraId="612A538E" w14:textId="2966B714" w:rsidR="00540FCE" w:rsidRPr="00BF530C" w:rsidRDefault="00540FCE" w:rsidP="00F51EFF">
      <w:pPr>
        <w:pStyle w:val="afa"/>
      </w:pPr>
      <w:r>
        <w:t xml:space="preserve">При транспортировании </w:t>
      </w:r>
      <w:r w:rsidR="009D372F">
        <w:t>САУ РЗДРТ</w:t>
      </w:r>
      <w:r>
        <w:t xml:space="preserve"> темпера</w:t>
      </w:r>
      <w:r w:rsidRPr="00BF530C">
        <w:t>тура окружающей среды должна быть от минус 20</w:t>
      </w:r>
      <w:r w:rsidR="00A55E82" w:rsidRPr="00BF530C">
        <w:t>°С</w:t>
      </w:r>
      <w:r w:rsidRPr="00BF530C">
        <w:t xml:space="preserve"> до </w:t>
      </w:r>
      <w:r w:rsidR="00A55E82">
        <w:t xml:space="preserve">плюс </w:t>
      </w:r>
      <w:r w:rsidR="00BF530C" w:rsidRPr="00BF530C">
        <w:t>35</w:t>
      </w:r>
      <w:r w:rsidRPr="00BF530C">
        <w:t>°С.</w:t>
      </w:r>
    </w:p>
    <w:p w14:paraId="4965BECA" w14:textId="62DA9259" w:rsidR="00540FCE" w:rsidRPr="00BF530C" w:rsidRDefault="00540FCE" w:rsidP="007A5D99">
      <w:pPr>
        <w:pStyle w:val="20"/>
      </w:pPr>
      <w:bookmarkStart w:id="84" w:name="_Toc178600281"/>
      <w:r w:rsidRPr="00BF530C">
        <w:t>Хранение</w:t>
      </w:r>
      <w:bookmarkEnd w:id="84"/>
    </w:p>
    <w:p w14:paraId="49C73F12" w14:textId="348F516A" w:rsidR="00540FCE" w:rsidRPr="00BF530C" w:rsidRDefault="00540FCE" w:rsidP="00F51EFF">
      <w:pPr>
        <w:pStyle w:val="afa"/>
      </w:pPr>
      <w:r w:rsidRPr="00BF530C">
        <w:t xml:space="preserve">При больших перерывах между работой рекомендуется закрывать </w:t>
      </w:r>
      <w:r w:rsidR="009D372F">
        <w:t>САУ РЗДРТ</w:t>
      </w:r>
      <w:r w:rsidRPr="00BF530C">
        <w:t xml:space="preserve"> матерчатым или полиэтиленовым чехлом.</w:t>
      </w:r>
    </w:p>
    <w:p w14:paraId="7BCB82C8" w14:textId="1CCC8E55" w:rsidR="00540FCE" w:rsidRDefault="00540FCE" w:rsidP="00F51EFF">
      <w:pPr>
        <w:pStyle w:val="afa"/>
      </w:pPr>
      <w:r w:rsidRPr="00BF530C">
        <w:t xml:space="preserve">При перерыве в работе более месяца, хранение </w:t>
      </w:r>
      <w:r w:rsidR="009D372F">
        <w:t xml:space="preserve">САУ </w:t>
      </w:r>
      <w:r w:rsidR="00946B7F">
        <w:t xml:space="preserve">РЗДРТ </w:t>
      </w:r>
      <w:r w:rsidRPr="00BF530C">
        <w:t xml:space="preserve">должно проводиться в закрытом складском помещении, с естественной вентиляцией при температуре окружающей среды от </w:t>
      </w:r>
      <w:r w:rsidR="00A55E82" w:rsidRPr="00BF530C">
        <w:t xml:space="preserve">минус 20°С до </w:t>
      </w:r>
      <w:r w:rsidR="00A55E82">
        <w:t xml:space="preserve">плюс </w:t>
      </w:r>
      <w:r w:rsidR="00A55E82" w:rsidRPr="00BF530C">
        <w:t>35°С</w:t>
      </w:r>
      <w:r w:rsidRPr="00BF530C">
        <w:t>.</w:t>
      </w:r>
    </w:p>
    <w:p w14:paraId="47EC27FF" w14:textId="5CDACC63" w:rsidR="00540FCE" w:rsidRDefault="00540FCE" w:rsidP="00F51EFF">
      <w:pPr>
        <w:pStyle w:val="afa"/>
      </w:pPr>
      <w:r>
        <w:t xml:space="preserve">В помещении для хранения </w:t>
      </w:r>
      <w:r w:rsidR="009D372F">
        <w:t>САУ РЗДРТ</w:t>
      </w:r>
      <w:r>
        <w:t xml:space="preserve"> не должно быть пылевидных химреактивов, паров кислот или щелочей, агрессивных газов и других примесей, активизирующих коррозию</w:t>
      </w:r>
      <w:r w:rsidR="00D772F6">
        <w:t>.</w:t>
      </w:r>
    </w:p>
    <w:p w14:paraId="62346460" w14:textId="77777777" w:rsidR="00A07B55" w:rsidRPr="00A07B55" w:rsidRDefault="00A07B55" w:rsidP="007A5D99">
      <w:pPr>
        <w:pStyle w:val="12"/>
      </w:pPr>
      <w:bookmarkStart w:id="85" w:name="_Toc178600282"/>
      <w:r w:rsidRPr="00A07B55">
        <w:lastRenderedPageBreak/>
        <w:t>Утилизация</w:t>
      </w:r>
      <w:bookmarkEnd w:id="79"/>
      <w:bookmarkEnd w:id="80"/>
      <w:bookmarkEnd w:id="85"/>
    </w:p>
    <w:p w14:paraId="1DFF781D" w14:textId="1C93286B" w:rsidR="00A07B55" w:rsidRPr="0090250F" w:rsidRDefault="00A07B55" w:rsidP="00F51EFF">
      <w:pPr>
        <w:pStyle w:val="afa"/>
      </w:pPr>
      <w:r w:rsidRPr="00D57852">
        <w:t xml:space="preserve">Утилизация изделия производится потребителем по окончании срока эксплуатации в соответствии с правилами, принятыми на территории Российской Федерации </w:t>
      </w:r>
      <w:r w:rsidRPr="00EF5980">
        <w:t>и инструкциями, действующими в эксплуати</w:t>
      </w:r>
      <w:r>
        <w:t>рующей организации</w:t>
      </w:r>
      <w:r w:rsidR="00540FCE">
        <w:t>.</w:t>
      </w:r>
    </w:p>
    <w:bookmarkEnd w:id="81"/>
    <w:bookmarkEnd w:id="82"/>
    <w:p w14:paraId="41533296" w14:textId="77777777" w:rsidR="0066008C" w:rsidRPr="0066008C" w:rsidRDefault="0066008C" w:rsidP="0066008C"/>
    <w:bookmarkEnd w:id="63"/>
    <w:p w14:paraId="05D74266" w14:textId="77777777" w:rsidR="004911DC" w:rsidRDefault="004911DC" w:rsidP="004911DC"/>
    <w:p w14:paraId="2E1AE838" w14:textId="77777777" w:rsidR="004911DC" w:rsidRPr="004911DC" w:rsidRDefault="004911DC" w:rsidP="004911DC">
      <w:pPr>
        <w:sectPr w:rsidR="004911DC" w:rsidRPr="004911DC" w:rsidSect="00A92280">
          <w:pgSz w:w="11907" w:h="16840" w:code="9"/>
          <w:pgMar w:top="-709" w:right="595" w:bottom="-1480" w:left="1134" w:header="0" w:footer="231" w:gutter="0"/>
          <w:cols w:space="720"/>
          <w:docGrid w:linePitch="272"/>
        </w:sectPr>
      </w:pPr>
    </w:p>
    <w:p w14:paraId="6DE1F2A2" w14:textId="77777777" w:rsidR="00675579" w:rsidRDefault="00675579" w:rsidP="004E5687"/>
    <w:tbl>
      <w:tblPr>
        <w:tblW w:w="10144" w:type="dxa"/>
        <w:tblInd w:w="5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2"/>
        <w:gridCol w:w="624"/>
        <w:gridCol w:w="626"/>
        <w:gridCol w:w="622"/>
        <w:gridCol w:w="578"/>
        <w:gridCol w:w="1255"/>
        <w:gridCol w:w="1817"/>
        <w:gridCol w:w="2409"/>
        <w:gridCol w:w="993"/>
        <w:gridCol w:w="708"/>
      </w:tblGrid>
      <w:tr w:rsidR="008E200A" w:rsidRPr="00547151" w14:paraId="6CD1E2C0" w14:textId="77777777" w:rsidTr="00022483">
        <w:tc>
          <w:tcPr>
            <w:tcW w:w="10144" w:type="dxa"/>
            <w:gridSpan w:val="10"/>
            <w:shd w:val="clear" w:color="auto" w:fill="auto"/>
          </w:tcPr>
          <w:p w14:paraId="102615A2" w14:textId="77777777" w:rsidR="00E51746" w:rsidRPr="00142935" w:rsidRDefault="005075A8" w:rsidP="00142935">
            <w:pPr>
              <w:pStyle w:val="aff8"/>
            </w:pPr>
            <w:r w:rsidRPr="00142935">
              <w:t xml:space="preserve"> </w:t>
            </w:r>
            <w:r w:rsidR="007F71B3" w:rsidRPr="00142935">
              <w:br w:type="page"/>
            </w:r>
          </w:p>
          <w:p w14:paraId="2018A72B" w14:textId="77777777" w:rsidR="008E200A" w:rsidRPr="00547151" w:rsidRDefault="008E200A" w:rsidP="00F51EFF">
            <w:pPr>
              <w:pStyle w:val="afa"/>
            </w:pPr>
            <w:r w:rsidRPr="00547151">
              <w:t>Лист регистрации изменений</w:t>
            </w:r>
          </w:p>
        </w:tc>
      </w:tr>
      <w:tr w:rsidR="008E200A" w:rsidRPr="00547151" w14:paraId="099E9002" w14:textId="77777777" w:rsidTr="00022483">
        <w:tc>
          <w:tcPr>
            <w:tcW w:w="512" w:type="dxa"/>
            <w:vMerge w:val="restart"/>
            <w:shd w:val="clear" w:color="auto" w:fill="auto"/>
            <w:textDirection w:val="btLr"/>
            <w:vAlign w:val="center"/>
          </w:tcPr>
          <w:p w14:paraId="4AF4E08D" w14:textId="77777777" w:rsidR="008E200A" w:rsidRPr="00547151" w:rsidRDefault="008E200A" w:rsidP="00142935">
            <w:pPr>
              <w:pStyle w:val="aff8"/>
            </w:pPr>
            <w:r w:rsidRPr="00547151">
              <w:t>Изм.</w:t>
            </w:r>
          </w:p>
        </w:tc>
        <w:tc>
          <w:tcPr>
            <w:tcW w:w="2450" w:type="dxa"/>
            <w:gridSpan w:val="4"/>
            <w:shd w:val="clear" w:color="auto" w:fill="auto"/>
          </w:tcPr>
          <w:p w14:paraId="2F57645B" w14:textId="77777777" w:rsidR="008E200A" w:rsidRPr="00547151" w:rsidRDefault="008E200A" w:rsidP="00142935">
            <w:pPr>
              <w:pStyle w:val="aff8"/>
            </w:pPr>
            <w:r w:rsidRPr="00547151">
              <w:t>Номер листов</w:t>
            </w:r>
          </w:p>
        </w:tc>
        <w:tc>
          <w:tcPr>
            <w:tcW w:w="1255" w:type="dxa"/>
            <w:vMerge w:val="restart"/>
            <w:shd w:val="clear" w:color="auto" w:fill="auto"/>
            <w:vAlign w:val="center"/>
          </w:tcPr>
          <w:p w14:paraId="46B1B673" w14:textId="77777777" w:rsidR="008E200A" w:rsidRPr="00547151" w:rsidRDefault="008E200A" w:rsidP="00142935">
            <w:pPr>
              <w:pStyle w:val="aff8"/>
            </w:pPr>
            <w:r w:rsidRPr="00547151">
              <w:t>Всего</w:t>
            </w:r>
          </w:p>
          <w:p w14:paraId="2AB126E1" w14:textId="77777777" w:rsidR="008E200A" w:rsidRPr="00547151" w:rsidRDefault="008E200A" w:rsidP="00142935">
            <w:pPr>
              <w:pStyle w:val="aff8"/>
            </w:pPr>
            <w:r w:rsidRPr="00547151">
              <w:t>листов</w:t>
            </w:r>
          </w:p>
          <w:p w14:paraId="692D5C0E" w14:textId="77777777" w:rsidR="008E200A" w:rsidRPr="00142935" w:rsidRDefault="008E200A" w:rsidP="00142935">
            <w:pPr>
              <w:pStyle w:val="aff8"/>
              <w:rPr>
                <w:szCs w:val="28"/>
              </w:rPr>
            </w:pPr>
            <w:r w:rsidRPr="00142935">
              <w:t>в докум.</w:t>
            </w:r>
          </w:p>
        </w:tc>
        <w:tc>
          <w:tcPr>
            <w:tcW w:w="1817" w:type="dxa"/>
            <w:vMerge w:val="restart"/>
            <w:shd w:val="clear" w:color="auto" w:fill="auto"/>
            <w:vAlign w:val="center"/>
          </w:tcPr>
          <w:p w14:paraId="0C316885" w14:textId="77777777" w:rsidR="008E200A" w:rsidRPr="00547151" w:rsidRDefault="008E200A" w:rsidP="00142935">
            <w:pPr>
              <w:pStyle w:val="aff8"/>
            </w:pPr>
            <w:r w:rsidRPr="00547151">
              <w:t>№ документа</w:t>
            </w:r>
          </w:p>
        </w:tc>
        <w:tc>
          <w:tcPr>
            <w:tcW w:w="2409" w:type="dxa"/>
            <w:vMerge w:val="restart"/>
            <w:shd w:val="clear" w:color="auto" w:fill="auto"/>
            <w:vAlign w:val="center"/>
          </w:tcPr>
          <w:p w14:paraId="5E836B37" w14:textId="77777777" w:rsidR="008E200A" w:rsidRPr="00547151" w:rsidRDefault="008E200A" w:rsidP="00142935">
            <w:pPr>
              <w:pStyle w:val="aff8"/>
            </w:pPr>
            <w:r w:rsidRPr="00547151">
              <w:t>Входящий №</w:t>
            </w:r>
          </w:p>
          <w:p w14:paraId="72B4FFF5" w14:textId="77777777" w:rsidR="008E200A" w:rsidRPr="00547151" w:rsidRDefault="008E200A" w:rsidP="00142935">
            <w:pPr>
              <w:pStyle w:val="aff8"/>
            </w:pPr>
            <w:proofErr w:type="spellStart"/>
            <w:r w:rsidRPr="00547151">
              <w:t>сопроводтельного</w:t>
            </w:r>
            <w:proofErr w:type="spellEnd"/>
          </w:p>
          <w:p w14:paraId="24CC582F" w14:textId="77777777" w:rsidR="008E200A" w:rsidRPr="00547151" w:rsidRDefault="008E200A" w:rsidP="00142935">
            <w:pPr>
              <w:pStyle w:val="aff8"/>
            </w:pPr>
            <w:r w:rsidRPr="00547151">
              <w:t>документа</w:t>
            </w:r>
          </w:p>
          <w:p w14:paraId="4E5FD86B" w14:textId="77777777" w:rsidR="008E200A" w:rsidRPr="00142935" w:rsidRDefault="008E200A" w:rsidP="00142935">
            <w:pPr>
              <w:pStyle w:val="aff8"/>
              <w:rPr>
                <w:szCs w:val="28"/>
              </w:rPr>
            </w:pPr>
            <w:r w:rsidRPr="00142935">
              <w:t>и дата</w:t>
            </w:r>
          </w:p>
        </w:tc>
        <w:tc>
          <w:tcPr>
            <w:tcW w:w="993" w:type="dxa"/>
            <w:vMerge w:val="restart"/>
            <w:shd w:val="clear" w:color="auto" w:fill="auto"/>
            <w:textDirection w:val="btLr"/>
            <w:vAlign w:val="center"/>
          </w:tcPr>
          <w:p w14:paraId="4DFE5670" w14:textId="77777777" w:rsidR="008E200A" w:rsidRPr="00547151" w:rsidRDefault="008E200A" w:rsidP="000568F2">
            <w:pPr>
              <w:pStyle w:val="aff8"/>
            </w:pPr>
            <w:r w:rsidRPr="00547151">
              <w:t>Подпись</w:t>
            </w:r>
          </w:p>
        </w:tc>
        <w:tc>
          <w:tcPr>
            <w:tcW w:w="708" w:type="dxa"/>
            <w:vMerge w:val="restart"/>
            <w:shd w:val="clear" w:color="auto" w:fill="auto"/>
            <w:textDirection w:val="btLr"/>
            <w:vAlign w:val="center"/>
          </w:tcPr>
          <w:p w14:paraId="3146F129" w14:textId="77777777" w:rsidR="008E200A" w:rsidRPr="00547151" w:rsidRDefault="008E200A" w:rsidP="000568F2">
            <w:pPr>
              <w:pStyle w:val="aff8"/>
            </w:pPr>
            <w:r w:rsidRPr="00547151">
              <w:t>Дата</w:t>
            </w:r>
          </w:p>
        </w:tc>
      </w:tr>
      <w:tr w:rsidR="008E200A" w:rsidRPr="00547151" w14:paraId="76857A6E" w14:textId="77777777" w:rsidTr="00022483">
        <w:trPr>
          <w:cantSplit/>
          <w:trHeight w:val="1134"/>
        </w:trPr>
        <w:tc>
          <w:tcPr>
            <w:tcW w:w="512" w:type="dxa"/>
            <w:vMerge/>
            <w:shd w:val="clear" w:color="auto" w:fill="auto"/>
          </w:tcPr>
          <w:p w14:paraId="23075599" w14:textId="77777777" w:rsidR="008E200A" w:rsidRPr="00547151" w:rsidRDefault="008E200A" w:rsidP="00EB7E1B">
            <w:pPr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  <w:textDirection w:val="btLr"/>
            <w:vAlign w:val="center"/>
          </w:tcPr>
          <w:p w14:paraId="6B6BA340" w14:textId="77777777" w:rsidR="008E200A" w:rsidRPr="00547151" w:rsidRDefault="008E200A" w:rsidP="00142935">
            <w:pPr>
              <w:pStyle w:val="aff8"/>
            </w:pPr>
            <w:r w:rsidRPr="00547151">
              <w:t>изменен-</w:t>
            </w:r>
          </w:p>
          <w:p w14:paraId="1B62B1D5" w14:textId="77777777" w:rsidR="008E200A" w:rsidRPr="00142935" w:rsidRDefault="008E200A" w:rsidP="00142935">
            <w:pPr>
              <w:pStyle w:val="aff8"/>
            </w:pPr>
            <w:proofErr w:type="spellStart"/>
            <w:r w:rsidRPr="00142935">
              <w:t>ных</w:t>
            </w:r>
            <w:proofErr w:type="spellEnd"/>
          </w:p>
        </w:tc>
        <w:tc>
          <w:tcPr>
            <w:tcW w:w="626" w:type="dxa"/>
            <w:shd w:val="clear" w:color="auto" w:fill="auto"/>
            <w:textDirection w:val="btLr"/>
            <w:vAlign w:val="center"/>
          </w:tcPr>
          <w:p w14:paraId="344CFB4A" w14:textId="77777777" w:rsidR="008E200A" w:rsidRPr="00547151" w:rsidRDefault="008E200A" w:rsidP="00142935">
            <w:pPr>
              <w:pStyle w:val="aff8"/>
            </w:pPr>
            <w:r w:rsidRPr="00547151">
              <w:t>заменен-</w:t>
            </w:r>
          </w:p>
          <w:p w14:paraId="08512798" w14:textId="77777777" w:rsidR="008E200A" w:rsidRPr="00142935" w:rsidRDefault="008E200A" w:rsidP="00142935">
            <w:pPr>
              <w:pStyle w:val="aff8"/>
            </w:pPr>
            <w:proofErr w:type="spellStart"/>
            <w:r w:rsidRPr="00142935">
              <w:t>ных</w:t>
            </w:r>
            <w:proofErr w:type="spellEnd"/>
          </w:p>
        </w:tc>
        <w:tc>
          <w:tcPr>
            <w:tcW w:w="622" w:type="dxa"/>
            <w:shd w:val="clear" w:color="auto" w:fill="auto"/>
            <w:textDirection w:val="btLr"/>
            <w:vAlign w:val="center"/>
          </w:tcPr>
          <w:p w14:paraId="2C68A04D" w14:textId="77777777" w:rsidR="008E200A" w:rsidRPr="00547151" w:rsidRDefault="008E200A" w:rsidP="00142935">
            <w:pPr>
              <w:pStyle w:val="aff8"/>
            </w:pPr>
            <w:r w:rsidRPr="00547151">
              <w:t>новых</w:t>
            </w:r>
          </w:p>
        </w:tc>
        <w:tc>
          <w:tcPr>
            <w:tcW w:w="578" w:type="dxa"/>
            <w:shd w:val="clear" w:color="auto" w:fill="auto"/>
            <w:textDirection w:val="btLr"/>
          </w:tcPr>
          <w:p w14:paraId="44DA78A6" w14:textId="77777777" w:rsidR="008E200A" w:rsidRPr="00547151" w:rsidRDefault="008E200A" w:rsidP="00142935">
            <w:pPr>
              <w:pStyle w:val="aff8"/>
            </w:pPr>
            <w:proofErr w:type="spellStart"/>
            <w:r w:rsidRPr="00547151">
              <w:t>анулированных</w:t>
            </w:r>
            <w:proofErr w:type="spellEnd"/>
          </w:p>
        </w:tc>
        <w:tc>
          <w:tcPr>
            <w:tcW w:w="1255" w:type="dxa"/>
            <w:vMerge/>
            <w:shd w:val="clear" w:color="auto" w:fill="auto"/>
          </w:tcPr>
          <w:p w14:paraId="0C534782" w14:textId="77777777" w:rsidR="008E200A" w:rsidRPr="00547151" w:rsidRDefault="008E200A" w:rsidP="00EB7E1B">
            <w:pPr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vMerge/>
            <w:shd w:val="clear" w:color="auto" w:fill="auto"/>
          </w:tcPr>
          <w:p w14:paraId="71EAF97A" w14:textId="77777777" w:rsidR="008E200A" w:rsidRPr="00547151" w:rsidRDefault="008E200A" w:rsidP="00EB7E1B">
            <w:pPr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vMerge/>
            <w:shd w:val="clear" w:color="auto" w:fill="auto"/>
          </w:tcPr>
          <w:p w14:paraId="5E71A073" w14:textId="77777777" w:rsidR="008E200A" w:rsidRPr="00547151" w:rsidRDefault="008E200A" w:rsidP="00EB7E1B">
            <w:pPr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vMerge/>
            <w:shd w:val="clear" w:color="auto" w:fill="auto"/>
          </w:tcPr>
          <w:p w14:paraId="4825419B" w14:textId="77777777" w:rsidR="008E200A" w:rsidRPr="00547151" w:rsidRDefault="008E200A" w:rsidP="00EB7E1B">
            <w:pPr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vMerge/>
            <w:shd w:val="clear" w:color="auto" w:fill="auto"/>
          </w:tcPr>
          <w:p w14:paraId="5852AB61" w14:textId="77777777" w:rsidR="008E200A" w:rsidRPr="00547151" w:rsidRDefault="008E200A" w:rsidP="00EB7E1B">
            <w:pPr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7E598899" w14:textId="77777777" w:rsidTr="00022483">
        <w:tc>
          <w:tcPr>
            <w:tcW w:w="512" w:type="dxa"/>
            <w:shd w:val="clear" w:color="auto" w:fill="auto"/>
          </w:tcPr>
          <w:p w14:paraId="79B6D820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768E41B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4A7C7162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23169D56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359EB2D3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243F268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25B64677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5CB9FDE6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664E4302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636D977D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6AFEEC8E" w14:textId="77777777" w:rsidTr="00022483">
        <w:tc>
          <w:tcPr>
            <w:tcW w:w="512" w:type="dxa"/>
            <w:shd w:val="clear" w:color="auto" w:fill="auto"/>
          </w:tcPr>
          <w:p w14:paraId="4BDA4EE4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11115DAB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62431E9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43FA87C3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7D37210C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46FBC810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4436EDA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0A47B8F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7C90D13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5AB84A1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7B4A2DC1" w14:textId="77777777" w:rsidTr="00022483">
        <w:tc>
          <w:tcPr>
            <w:tcW w:w="512" w:type="dxa"/>
            <w:shd w:val="clear" w:color="auto" w:fill="auto"/>
          </w:tcPr>
          <w:p w14:paraId="50C5F720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55A6640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6B5980B1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63AB000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322E1FBC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2E84326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208F9C93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40767B7C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1C6C13D9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79423077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4FA3F8EA" w14:textId="77777777" w:rsidTr="00022483">
        <w:tc>
          <w:tcPr>
            <w:tcW w:w="512" w:type="dxa"/>
            <w:shd w:val="clear" w:color="auto" w:fill="auto"/>
          </w:tcPr>
          <w:p w14:paraId="67CA2DF0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52512E8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0F72987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3A4F88C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184051E8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7692E98D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7D16AFD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6A65DC58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60C3102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3650AA59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6CC9B806" w14:textId="77777777" w:rsidTr="00022483">
        <w:tc>
          <w:tcPr>
            <w:tcW w:w="512" w:type="dxa"/>
            <w:shd w:val="clear" w:color="auto" w:fill="auto"/>
          </w:tcPr>
          <w:p w14:paraId="60910804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36ED679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4CAB88B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6BA86FD4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37D6FD52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4DC0FC71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7FA16A17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6E6FFBE6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591F970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2BF18D62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0CA3C678" w14:textId="77777777" w:rsidTr="00022483">
        <w:tc>
          <w:tcPr>
            <w:tcW w:w="512" w:type="dxa"/>
            <w:shd w:val="clear" w:color="auto" w:fill="auto"/>
          </w:tcPr>
          <w:p w14:paraId="11A5ACB4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1BDF25D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5ABCA37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11D8FD8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4C83EFD3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7C94572D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61E15E4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1DEA5FE6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436DC46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6515B3E8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58910769" w14:textId="77777777" w:rsidTr="00022483">
        <w:tc>
          <w:tcPr>
            <w:tcW w:w="512" w:type="dxa"/>
            <w:shd w:val="clear" w:color="auto" w:fill="auto"/>
          </w:tcPr>
          <w:p w14:paraId="02018E63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10C02690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36941771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6A540C36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35655C5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0C955972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58950EF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696C7F3C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025A08A7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530A98B4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1683F0A6" w14:textId="77777777" w:rsidTr="00022483">
        <w:tc>
          <w:tcPr>
            <w:tcW w:w="512" w:type="dxa"/>
            <w:shd w:val="clear" w:color="auto" w:fill="auto"/>
          </w:tcPr>
          <w:p w14:paraId="4ED625B4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08714D13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7DA68DD7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799C7D4B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037FA0C2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5246E55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04D9945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2A1CEE54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32EFD7B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36347BF3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111BF07B" w14:textId="77777777" w:rsidTr="00022483">
        <w:tc>
          <w:tcPr>
            <w:tcW w:w="512" w:type="dxa"/>
            <w:shd w:val="clear" w:color="auto" w:fill="auto"/>
          </w:tcPr>
          <w:p w14:paraId="5EB3BBD6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3039EF0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3994147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00E31904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23436FD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6D276114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1AC421E9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71559739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7B974CA8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7664B90C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1BF0223A" w14:textId="77777777" w:rsidTr="00022483">
        <w:tc>
          <w:tcPr>
            <w:tcW w:w="512" w:type="dxa"/>
            <w:shd w:val="clear" w:color="auto" w:fill="auto"/>
          </w:tcPr>
          <w:p w14:paraId="77E5608B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35B5A7BD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14F0BF3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72E4C512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4D693BCC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5927EF7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6C1B0A83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646F32B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18F931FB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2AFF3710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69DA3521" w14:textId="77777777" w:rsidTr="00022483">
        <w:tc>
          <w:tcPr>
            <w:tcW w:w="512" w:type="dxa"/>
            <w:shd w:val="clear" w:color="auto" w:fill="auto"/>
          </w:tcPr>
          <w:p w14:paraId="665DD47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38AE0CA4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0827B6C4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769B1FB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381DB21C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6646C033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4348512C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485EED5C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7CC4BD3B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229C865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69BDFA07" w14:textId="77777777" w:rsidTr="00022483">
        <w:tc>
          <w:tcPr>
            <w:tcW w:w="512" w:type="dxa"/>
            <w:shd w:val="clear" w:color="auto" w:fill="auto"/>
          </w:tcPr>
          <w:p w14:paraId="7335336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5B02501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02C72919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2D80540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2F24C0B4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3001854B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45636829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119FC58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3969EE0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2FDDC43C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4C07055A" w14:textId="77777777" w:rsidTr="00022483">
        <w:tc>
          <w:tcPr>
            <w:tcW w:w="512" w:type="dxa"/>
            <w:shd w:val="clear" w:color="auto" w:fill="auto"/>
          </w:tcPr>
          <w:p w14:paraId="382DBC47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4D9CD28C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14462E23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6364B00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28C303E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5C7936DD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313AB1D9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33C5AB73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414F178B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12471540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415266F4" w14:textId="77777777" w:rsidTr="00022483">
        <w:tc>
          <w:tcPr>
            <w:tcW w:w="512" w:type="dxa"/>
            <w:shd w:val="clear" w:color="auto" w:fill="auto"/>
          </w:tcPr>
          <w:p w14:paraId="44652403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77236A84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24BA4B9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19F24FE6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7FEFE9F1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31EEB604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2DC98DD9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285381D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26A9F8CB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61BA40BC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7BB2C086" w14:textId="77777777" w:rsidTr="00022483">
        <w:tc>
          <w:tcPr>
            <w:tcW w:w="512" w:type="dxa"/>
            <w:shd w:val="clear" w:color="auto" w:fill="auto"/>
          </w:tcPr>
          <w:p w14:paraId="114485B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0CCBA178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7AFE2B18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03C821E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2FC91081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4F8AF530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20ED017D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3F5EE417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36610B5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43FDD3C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3697A9C9" w14:textId="77777777" w:rsidTr="00022483">
        <w:tc>
          <w:tcPr>
            <w:tcW w:w="512" w:type="dxa"/>
            <w:shd w:val="clear" w:color="auto" w:fill="auto"/>
          </w:tcPr>
          <w:p w14:paraId="1390D436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3629D517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7DE0930B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2B75F5F9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676A175D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6C0F36A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1EB1A0A2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1F6C1E3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11D05377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001EBF2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02A8EAC2" w14:textId="77777777" w:rsidTr="00022483">
        <w:tc>
          <w:tcPr>
            <w:tcW w:w="512" w:type="dxa"/>
            <w:shd w:val="clear" w:color="auto" w:fill="auto"/>
          </w:tcPr>
          <w:p w14:paraId="73595876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45A3AA4B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32C8C9CD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5BF28D0C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0319DB7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1204BFAB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5B39C462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522FDC76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1129742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7E5AF654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09AC8ABD" w14:textId="77777777" w:rsidTr="00022483">
        <w:tc>
          <w:tcPr>
            <w:tcW w:w="512" w:type="dxa"/>
            <w:shd w:val="clear" w:color="auto" w:fill="auto"/>
          </w:tcPr>
          <w:p w14:paraId="2542B9D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0BE145A2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5C390302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1235558C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231F8BF7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0C494DBD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7337F851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453E1F28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7B3E1260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1753ECB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50FDAEA7" w14:textId="77777777" w:rsidTr="00022483">
        <w:tc>
          <w:tcPr>
            <w:tcW w:w="512" w:type="dxa"/>
            <w:shd w:val="clear" w:color="auto" w:fill="auto"/>
          </w:tcPr>
          <w:p w14:paraId="3B5323D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7F93BFC1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62305396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730380B9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686E343D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66D6EBE3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5E245A99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33B49871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3249005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359FDD68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26C1E023" w14:textId="77777777" w:rsidTr="00022483">
        <w:tc>
          <w:tcPr>
            <w:tcW w:w="512" w:type="dxa"/>
            <w:shd w:val="clear" w:color="auto" w:fill="auto"/>
          </w:tcPr>
          <w:p w14:paraId="2F222EA3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4D63E141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0BC563B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2E901D6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69C5E1A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676E6B3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12148CA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3965A54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0B83A716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54ADB33C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781E2A0D" w14:textId="77777777" w:rsidTr="00022483">
        <w:tc>
          <w:tcPr>
            <w:tcW w:w="512" w:type="dxa"/>
            <w:shd w:val="clear" w:color="auto" w:fill="auto"/>
          </w:tcPr>
          <w:p w14:paraId="76C0624C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4D87F7AB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743530E9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37A25A06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6A6469ED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2940897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2BE6179C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352487CD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557A8BED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5956F5BD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30286AAA" w14:textId="77777777" w:rsidTr="00022483">
        <w:tc>
          <w:tcPr>
            <w:tcW w:w="512" w:type="dxa"/>
            <w:shd w:val="clear" w:color="auto" w:fill="auto"/>
          </w:tcPr>
          <w:p w14:paraId="38401F1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0EF6BF68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2B19B5C6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145F413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25560EC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7182F2A3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47A35671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6038175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62E58E0C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1B8749D7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67CCEDDF" w14:textId="77777777" w:rsidTr="00022483">
        <w:tc>
          <w:tcPr>
            <w:tcW w:w="512" w:type="dxa"/>
            <w:shd w:val="clear" w:color="auto" w:fill="auto"/>
          </w:tcPr>
          <w:p w14:paraId="1990C00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6123457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212E167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0021B532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2830F557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7940CA98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45A91617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02C1475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4BDAF6C0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2A39004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390FFAC5" w14:textId="77777777" w:rsidTr="00022483">
        <w:tc>
          <w:tcPr>
            <w:tcW w:w="512" w:type="dxa"/>
            <w:shd w:val="clear" w:color="auto" w:fill="auto"/>
          </w:tcPr>
          <w:p w14:paraId="3BCE7FCB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7C096B47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10658F83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233F4CDD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4E747D92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66022839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7BCDF8E8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27D2D332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5DFCE2D4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4996CBA9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7EC56BFA" w14:textId="77777777" w:rsidTr="00022483">
        <w:tc>
          <w:tcPr>
            <w:tcW w:w="512" w:type="dxa"/>
            <w:shd w:val="clear" w:color="auto" w:fill="auto"/>
          </w:tcPr>
          <w:p w14:paraId="35143261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62DD92C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6954801B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69C38544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0CDC6C68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7F377811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0E061D6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1BA31B17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5B5301F1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1A7E6A6C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4F95F280" w14:textId="77777777" w:rsidTr="00022483">
        <w:tc>
          <w:tcPr>
            <w:tcW w:w="512" w:type="dxa"/>
            <w:shd w:val="clear" w:color="auto" w:fill="auto"/>
          </w:tcPr>
          <w:p w14:paraId="76CC3F3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14A31D3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50A5A6C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7DFBA5D6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3A15ED84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7645B4A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6B301A0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2F632A3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0A57C904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64C75F0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6EB5C2DA" w14:textId="77777777" w:rsidTr="00022483">
        <w:tc>
          <w:tcPr>
            <w:tcW w:w="512" w:type="dxa"/>
            <w:shd w:val="clear" w:color="auto" w:fill="auto"/>
          </w:tcPr>
          <w:p w14:paraId="4684F99B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766898BB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25B82D94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25B9531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51B68342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61D66140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785DD220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42531BD2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095F2D6C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235E2B74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1729A278" w14:textId="77777777" w:rsidTr="00022483">
        <w:tc>
          <w:tcPr>
            <w:tcW w:w="512" w:type="dxa"/>
            <w:shd w:val="clear" w:color="auto" w:fill="auto"/>
          </w:tcPr>
          <w:p w14:paraId="4E010A7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18FC9A28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2DB2B937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3C782DCD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6981DB80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35CEA906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543717C1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60973961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24811827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078868D0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559D7571" w14:textId="77777777" w:rsidTr="00022483">
        <w:tc>
          <w:tcPr>
            <w:tcW w:w="512" w:type="dxa"/>
            <w:shd w:val="clear" w:color="auto" w:fill="auto"/>
          </w:tcPr>
          <w:p w14:paraId="334AA432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5189DA6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308C326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0D77625B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3804FFF8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32DCAECD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572AC2E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1E84800C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5C311B8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62FB1690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6FF04D53" w14:textId="77777777" w:rsidTr="00022483">
        <w:tc>
          <w:tcPr>
            <w:tcW w:w="512" w:type="dxa"/>
            <w:shd w:val="clear" w:color="auto" w:fill="auto"/>
          </w:tcPr>
          <w:p w14:paraId="14AF55C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257B8CF0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0FDAA982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52A59D4B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36902182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52625B3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2251D812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38DAFFE2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449756AB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7CE4C897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7FC00109" w14:textId="77777777" w:rsidTr="00022483">
        <w:tc>
          <w:tcPr>
            <w:tcW w:w="512" w:type="dxa"/>
            <w:shd w:val="clear" w:color="auto" w:fill="auto"/>
          </w:tcPr>
          <w:p w14:paraId="70D36EB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7A4C907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66501C6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2A5E3AD1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7C031B8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1E43B4FB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2682B7C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7FD243A2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407989F9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11AEF37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1B1BEBEF" w14:textId="77777777" w:rsidTr="00022483">
        <w:tc>
          <w:tcPr>
            <w:tcW w:w="512" w:type="dxa"/>
            <w:shd w:val="clear" w:color="auto" w:fill="auto"/>
          </w:tcPr>
          <w:p w14:paraId="03F4B56D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5DE0D383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151F3C48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6A585B03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5AA87F8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0D30EDB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291BEAC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2F0BC790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71F3BA46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2E3DFCE7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3A828B64" w14:textId="77777777" w:rsidTr="00022483">
        <w:tc>
          <w:tcPr>
            <w:tcW w:w="512" w:type="dxa"/>
            <w:shd w:val="clear" w:color="auto" w:fill="auto"/>
          </w:tcPr>
          <w:p w14:paraId="1936E447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69E030F6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58C33DE9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552AE6BD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69E2CB5B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3CA05513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6DEC8CC5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26E15DB9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2ED55B4C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4A1C4B53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7A882E40" w14:textId="77777777" w:rsidTr="00022483">
        <w:tc>
          <w:tcPr>
            <w:tcW w:w="512" w:type="dxa"/>
            <w:shd w:val="clear" w:color="auto" w:fill="auto"/>
          </w:tcPr>
          <w:p w14:paraId="3D2A45C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19C4DEC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30A45F0D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2CDF43E0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0C3BAD2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686ECDF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7DE169C7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4BA3F5B2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6C1597FC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13749516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37F0F806" w14:textId="77777777" w:rsidTr="00022483">
        <w:tc>
          <w:tcPr>
            <w:tcW w:w="512" w:type="dxa"/>
            <w:shd w:val="clear" w:color="auto" w:fill="auto"/>
          </w:tcPr>
          <w:p w14:paraId="55635578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5ED2BF1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55FB02FE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19AEB859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5EE2DB4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40037F1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6130AEE9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23B31B01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291FC098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422C48C8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  <w:tr w:rsidR="008E200A" w:rsidRPr="00547151" w14:paraId="35FCC93D" w14:textId="77777777" w:rsidTr="00022483">
        <w:tc>
          <w:tcPr>
            <w:tcW w:w="512" w:type="dxa"/>
            <w:shd w:val="clear" w:color="auto" w:fill="auto"/>
          </w:tcPr>
          <w:p w14:paraId="3267D014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</w:tcPr>
          <w:p w14:paraId="53A65732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6" w:type="dxa"/>
            <w:shd w:val="clear" w:color="auto" w:fill="auto"/>
          </w:tcPr>
          <w:p w14:paraId="2F6C0164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622" w:type="dxa"/>
            <w:shd w:val="clear" w:color="auto" w:fill="auto"/>
          </w:tcPr>
          <w:p w14:paraId="5D7E2634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578" w:type="dxa"/>
            <w:shd w:val="clear" w:color="auto" w:fill="auto"/>
          </w:tcPr>
          <w:p w14:paraId="4B8C80A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255" w:type="dxa"/>
            <w:shd w:val="clear" w:color="auto" w:fill="auto"/>
          </w:tcPr>
          <w:p w14:paraId="6830E98C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1817" w:type="dxa"/>
            <w:shd w:val="clear" w:color="auto" w:fill="auto"/>
          </w:tcPr>
          <w:p w14:paraId="377CA05D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2409" w:type="dxa"/>
            <w:shd w:val="clear" w:color="auto" w:fill="auto"/>
          </w:tcPr>
          <w:p w14:paraId="4320D6F8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993" w:type="dxa"/>
            <w:shd w:val="clear" w:color="auto" w:fill="auto"/>
          </w:tcPr>
          <w:p w14:paraId="5DE3B0FF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14:paraId="030A1CBA" w14:textId="77777777" w:rsidR="008E200A" w:rsidRPr="00547151" w:rsidRDefault="008E200A" w:rsidP="00A14E77">
            <w:pPr>
              <w:ind w:firstLine="720"/>
              <w:jc w:val="both"/>
              <w:rPr>
                <w:rFonts w:ascii="GOST type B" w:hAnsi="GOST type B"/>
                <w:i/>
                <w:sz w:val="28"/>
                <w:szCs w:val="28"/>
              </w:rPr>
            </w:pPr>
          </w:p>
        </w:tc>
      </w:tr>
    </w:tbl>
    <w:p w14:paraId="3DC0EF72" w14:textId="6A92C511" w:rsidR="005075A8" w:rsidRDefault="005075A8" w:rsidP="004E5687"/>
    <w:sectPr w:rsidR="005075A8" w:rsidSect="00CA3248">
      <w:headerReference w:type="default" r:id="rId16"/>
      <w:footerReference w:type="default" r:id="rId17"/>
      <w:pgSz w:w="11907" w:h="16840" w:code="125"/>
      <w:pgMar w:top="-360" w:right="595" w:bottom="-1480" w:left="1134" w:header="0" w:footer="2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D46F15" w14:textId="77777777" w:rsidR="003F7C7D" w:rsidRDefault="003F7C7D">
      <w:r>
        <w:separator/>
      </w:r>
    </w:p>
    <w:p w14:paraId="16B64F06" w14:textId="77777777" w:rsidR="003F7C7D" w:rsidRDefault="003F7C7D"/>
    <w:p w14:paraId="6B025D36" w14:textId="77777777" w:rsidR="003F7C7D" w:rsidRDefault="003F7C7D" w:rsidP="00136909"/>
    <w:p w14:paraId="54BEDE1F" w14:textId="77777777" w:rsidR="003F7C7D" w:rsidRDefault="003F7C7D"/>
  </w:endnote>
  <w:endnote w:type="continuationSeparator" w:id="0">
    <w:p w14:paraId="20781791" w14:textId="77777777" w:rsidR="003F7C7D" w:rsidRDefault="003F7C7D">
      <w:r>
        <w:continuationSeparator/>
      </w:r>
    </w:p>
    <w:p w14:paraId="3A2CD24B" w14:textId="77777777" w:rsidR="003F7C7D" w:rsidRDefault="003F7C7D"/>
    <w:p w14:paraId="648C5F0F" w14:textId="77777777" w:rsidR="003F7C7D" w:rsidRDefault="003F7C7D" w:rsidP="00136909"/>
    <w:p w14:paraId="7827BE27" w14:textId="77777777" w:rsidR="003F7C7D" w:rsidRDefault="003F7C7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NewRomanPSMT">
    <w:altName w:val="MS Mincho"/>
    <w:panose1 w:val="00000000000000000000"/>
    <w:charset w:val="00"/>
    <w:family w:val="roman"/>
    <w:notTrueType/>
    <w:pitch w:val="default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ГОСТ тип А">
    <w:altName w:val="Calibri"/>
    <w:charset w:val="CC"/>
    <w:family w:val="swiss"/>
    <w:pitch w:val="variable"/>
    <w:sig w:usb0="00000287" w:usb1="00000000" w:usb2="00000000" w:usb3="00000000" w:csb0="0000009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915" w:type="dxa"/>
      <w:tblInd w:w="-44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8"/>
      <w:gridCol w:w="336"/>
      <w:gridCol w:w="469"/>
      <w:gridCol w:w="509"/>
      <w:gridCol w:w="1470"/>
      <w:gridCol w:w="672"/>
      <w:gridCol w:w="768"/>
      <w:gridCol w:w="4090"/>
      <w:gridCol w:w="273"/>
      <w:gridCol w:w="274"/>
      <w:gridCol w:w="274"/>
      <w:gridCol w:w="850"/>
      <w:gridCol w:w="642"/>
    </w:tblGrid>
    <w:tr w:rsidR="003A2F7D" w14:paraId="003965EF" w14:textId="77777777" w:rsidTr="004D3E39">
      <w:trPr>
        <w:cantSplit/>
        <w:trHeight w:val="7507"/>
      </w:trPr>
      <w:tc>
        <w:tcPr>
          <w:tcW w:w="288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0E5865C8" w14:textId="336AE45A" w:rsidR="003A2F7D" w:rsidRDefault="003A2F7D" w:rsidP="000873F3">
          <w:pPr>
            <w:pStyle w:val="aff7"/>
            <w:ind w:left="284" w:right="360"/>
            <w:rPr>
              <w:rFonts w:ascii="GOST type A" w:hAnsi="GOST type A"/>
              <w:sz w:val="24"/>
            </w:rPr>
          </w:pPr>
          <w:r>
            <w:rPr>
              <w:rStyle w:val="aa"/>
              <w:lang w:val="ru-RU"/>
            </w:rPr>
            <w:fldChar w:fldCharType="begin"/>
          </w:r>
          <w:r>
            <w:rPr>
              <w:rStyle w:val="aa"/>
              <w:lang w:val="ru-RU"/>
            </w:rPr>
            <w:instrText xml:space="preserve"> PAGE </w:instrText>
          </w:r>
          <w:r>
            <w:rPr>
              <w:rStyle w:val="aa"/>
              <w:lang w:val="ru-RU"/>
            </w:rPr>
            <w:fldChar w:fldCharType="separate"/>
          </w:r>
          <w:r w:rsidR="00BC2C96">
            <w:rPr>
              <w:rStyle w:val="aa"/>
              <w:noProof/>
              <w:lang w:val="ru-RU"/>
            </w:rPr>
            <w:t>2</w:t>
          </w:r>
          <w:r>
            <w:rPr>
              <w:rStyle w:val="aa"/>
              <w:lang w:val="ru-RU"/>
            </w:rPr>
            <w:fldChar w:fldCharType="end"/>
          </w:r>
          <w:r>
            <w:rPr>
              <w:rStyle w:val="aa"/>
              <w:lang w:val="ru-RU"/>
            </w:rPr>
            <w:fldChar w:fldCharType="begin"/>
          </w:r>
          <w:r>
            <w:rPr>
              <w:rStyle w:val="aa"/>
              <w:lang w:val="ru-RU"/>
            </w:rPr>
            <w:instrText xml:space="preserve"> PAGE </w:instrText>
          </w:r>
          <w:r>
            <w:rPr>
              <w:rStyle w:val="aa"/>
              <w:lang w:val="ru-RU"/>
            </w:rPr>
            <w:fldChar w:fldCharType="separate"/>
          </w:r>
          <w:r w:rsidR="00BC2C96">
            <w:rPr>
              <w:rStyle w:val="aa"/>
              <w:noProof/>
              <w:lang w:val="ru-RU"/>
            </w:rPr>
            <w:t>2</w:t>
          </w:r>
          <w:r>
            <w:rPr>
              <w:rStyle w:val="aa"/>
              <w:lang w:val="ru-RU"/>
            </w:rPr>
            <w:fldChar w:fldCharType="end"/>
          </w:r>
          <w:r>
            <w:rPr>
              <w:rStyle w:val="aa"/>
              <w:lang w:val="ru-RU"/>
            </w:rPr>
            <w:fldChar w:fldCharType="begin"/>
          </w:r>
          <w:r>
            <w:rPr>
              <w:rStyle w:val="aa"/>
              <w:lang w:val="ru-RU"/>
            </w:rPr>
            <w:instrText xml:space="preserve"> PAGE </w:instrText>
          </w:r>
          <w:r>
            <w:rPr>
              <w:rStyle w:val="aa"/>
              <w:lang w:val="ru-RU"/>
            </w:rPr>
            <w:fldChar w:fldCharType="separate"/>
          </w:r>
          <w:r w:rsidR="00BC2C96">
            <w:rPr>
              <w:rStyle w:val="aa"/>
              <w:noProof/>
              <w:lang w:val="ru-RU"/>
            </w:rPr>
            <w:t>2</w:t>
          </w:r>
          <w:r>
            <w:rPr>
              <w:rStyle w:val="aa"/>
              <w:lang w:val="ru-RU"/>
            </w:rPr>
            <w:fldChar w:fldCharType="end"/>
          </w:r>
        </w:p>
        <w:p w14:paraId="70455B2E" w14:textId="77777777" w:rsidR="003A2F7D" w:rsidRDefault="003A2F7D" w:rsidP="000873F3">
          <w:pPr>
            <w:rPr>
              <w:lang w:val="en-US"/>
            </w:rPr>
          </w:pPr>
        </w:p>
        <w:p w14:paraId="2FC7F663" w14:textId="77777777" w:rsidR="003A2F7D" w:rsidRDefault="003A2F7D" w:rsidP="000873F3">
          <w:pPr>
            <w:rPr>
              <w:lang w:val="en-US"/>
            </w:rPr>
          </w:pPr>
        </w:p>
        <w:p w14:paraId="2544056A" w14:textId="77777777" w:rsidR="003A2F7D" w:rsidRDefault="003A2F7D" w:rsidP="000873F3">
          <w:pPr>
            <w:rPr>
              <w:lang w:val="en-US"/>
            </w:rPr>
          </w:pPr>
        </w:p>
        <w:p w14:paraId="3D9077FE" w14:textId="77777777" w:rsidR="003A2F7D" w:rsidRDefault="003A2F7D" w:rsidP="000873F3">
          <w:pPr>
            <w:rPr>
              <w:lang w:val="en-US"/>
            </w:rPr>
          </w:pPr>
        </w:p>
        <w:p w14:paraId="6A5825DC" w14:textId="77777777" w:rsidR="003A2F7D" w:rsidRDefault="003A2F7D" w:rsidP="000873F3">
          <w:pPr>
            <w:rPr>
              <w:lang w:val="en-US"/>
            </w:rPr>
          </w:pPr>
        </w:p>
        <w:p w14:paraId="52B159EA" w14:textId="77777777" w:rsidR="003A2F7D" w:rsidRDefault="003A2F7D" w:rsidP="000873F3">
          <w:pPr>
            <w:rPr>
              <w:lang w:val="en-US"/>
            </w:rPr>
          </w:pPr>
        </w:p>
        <w:p w14:paraId="78D33C8C" w14:textId="77777777" w:rsidR="003A2F7D" w:rsidRDefault="003A2F7D" w:rsidP="000873F3">
          <w:pPr>
            <w:rPr>
              <w:lang w:val="en-US"/>
            </w:rPr>
          </w:pPr>
        </w:p>
        <w:p w14:paraId="5AC6BF31" w14:textId="77777777" w:rsidR="003A2F7D" w:rsidRDefault="003A2F7D" w:rsidP="000873F3">
          <w:pPr>
            <w:rPr>
              <w:lang w:val="en-US"/>
            </w:rPr>
          </w:pPr>
        </w:p>
        <w:p w14:paraId="15A1B037" w14:textId="77777777" w:rsidR="003A2F7D" w:rsidRDefault="003A2F7D" w:rsidP="000873F3">
          <w:pPr>
            <w:rPr>
              <w:lang w:val="en-US"/>
            </w:rPr>
          </w:pPr>
        </w:p>
        <w:p w14:paraId="76F1F9A8" w14:textId="77777777" w:rsidR="003A2F7D" w:rsidRDefault="003A2F7D" w:rsidP="000873F3">
          <w:pPr>
            <w:rPr>
              <w:lang w:val="en-US"/>
            </w:rPr>
          </w:pPr>
        </w:p>
        <w:p w14:paraId="3C038D67" w14:textId="77777777" w:rsidR="003A2F7D" w:rsidRDefault="003A2F7D" w:rsidP="000873F3">
          <w:pPr>
            <w:rPr>
              <w:lang w:val="en-US"/>
            </w:rPr>
          </w:pPr>
        </w:p>
        <w:p w14:paraId="6F548D7E" w14:textId="77777777" w:rsidR="003A2F7D" w:rsidRDefault="003A2F7D" w:rsidP="000873F3">
          <w:pPr>
            <w:rPr>
              <w:lang w:val="en-US"/>
            </w:rPr>
          </w:pPr>
        </w:p>
        <w:p w14:paraId="19C51C41" w14:textId="77777777" w:rsidR="003A2F7D" w:rsidRDefault="003A2F7D" w:rsidP="000873F3">
          <w:pPr>
            <w:rPr>
              <w:lang w:val="en-US"/>
            </w:rPr>
          </w:pPr>
        </w:p>
      </w:tc>
      <w:tc>
        <w:tcPr>
          <w:tcW w:w="336" w:type="dxa"/>
          <w:tcBorders>
            <w:top w:val="nil"/>
            <w:left w:val="nil"/>
            <w:bottom w:val="single" w:sz="12" w:space="0" w:color="auto"/>
            <w:right w:val="single" w:sz="12" w:space="0" w:color="auto"/>
          </w:tcBorders>
        </w:tcPr>
        <w:p w14:paraId="39D9984B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</w:rPr>
          </w:pPr>
        </w:p>
      </w:tc>
      <w:tc>
        <w:tcPr>
          <w:tcW w:w="10291" w:type="dxa"/>
          <w:gridSpan w:val="11"/>
          <w:vMerge w:val="restart"/>
          <w:tcBorders>
            <w:left w:val="single" w:sz="12" w:space="0" w:color="auto"/>
          </w:tcBorders>
        </w:tcPr>
        <w:p w14:paraId="6BB4554D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</w:rPr>
          </w:pPr>
        </w:p>
      </w:tc>
    </w:tr>
    <w:tr w:rsidR="003A2F7D" w14:paraId="52ED3CFA" w14:textId="77777777" w:rsidTr="004D3E39">
      <w:trPr>
        <w:cantSplit/>
        <w:trHeight w:hRule="exact" w:val="1985"/>
      </w:trPr>
      <w:tc>
        <w:tcPr>
          <w:tcW w:w="288" w:type="dxa"/>
          <w:tcBorders>
            <w:top w:val="single" w:sz="12" w:space="0" w:color="auto"/>
            <w:right w:val="single" w:sz="12" w:space="0" w:color="auto"/>
          </w:tcBorders>
          <w:textDirection w:val="btLr"/>
          <w:vAlign w:val="center"/>
        </w:tcPr>
        <w:p w14:paraId="35083826" w14:textId="77777777" w:rsidR="003A2F7D" w:rsidRPr="00A93166" w:rsidRDefault="003A2F7D" w:rsidP="000873F3">
          <w:pPr>
            <w:pStyle w:val="aff7"/>
            <w:ind w:left="57" w:right="57"/>
            <w:jc w:val="center"/>
            <w:rPr>
              <w:rFonts w:ascii="GOST type A" w:hAnsi="GOST type A"/>
              <w:i/>
              <w:sz w:val="24"/>
              <w:szCs w:val="24"/>
              <w:lang w:val="ru-RU"/>
            </w:rPr>
          </w:pPr>
          <w:r w:rsidRPr="00A93166">
            <w:rPr>
              <w:rFonts w:ascii="GOST type A" w:hAnsi="GOST type A"/>
              <w:i/>
              <w:sz w:val="24"/>
              <w:szCs w:val="24"/>
              <w:lang w:val="ru-RU"/>
            </w:rPr>
            <w:t>Подп. и дата</w:t>
          </w:r>
        </w:p>
      </w:tc>
      <w:tc>
        <w:tcPr>
          <w:tcW w:w="336" w:type="dxa"/>
          <w:tcBorders>
            <w:top w:val="single" w:sz="12" w:space="0" w:color="auto"/>
            <w:left w:val="single" w:sz="12" w:space="0" w:color="auto"/>
          </w:tcBorders>
          <w:textDirection w:val="btLr"/>
        </w:tcPr>
        <w:p w14:paraId="175ED7BC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10291" w:type="dxa"/>
          <w:gridSpan w:val="11"/>
          <w:vMerge/>
        </w:tcPr>
        <w:p w14:paraId="2C870590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</w:tr>
    <w:tr w:rsidR="003A2F7D" w14:paraId="289528EA" w14:textId="77777777" w:rsidTr="004D3E39">
      <w:trPr>
        <w:cantSplit/>
        <w:trHeight w:hRule="exact" w:val="1418"/>
      </w:trPr>
      <w:tc>
        <w:tcPr>
          <w:tcW w:w="288" w:type="dxa"/>
          <w:textDirection w:val="btLr"/>
          <w:vAlign w:val="center"/>
        </w:tcPr>
        <w:p w14:paraId="72493096" w14:textId="77777777" w:rsidR="003A2F7D" w:rsidRPr="00A93166" w:rsidRDefault="003A2F7D" w:rsidP="000873F3">
          <w:pPr>
            <w:pStyle w:val="aff7"/>
            <w:ind w:left="57" w:right="57"/>
            <w:jc w:val="center"/>
            <w:rPr>
              <w:rFonts w:ascii="GOST type A" w:hAnsi="GOST type A"/>
              <w:i/>
              <w:sz w:val="24"/>
              <w:szCs w:val="24"/>
              <w:lang w:val="ru-RU"/>
            </w:rPr>
          </w:pPr>
          <w:r w:rsidRPr="00A93166">
            <w:rPr>
              <w:rFonts w:ascii="GOST type A" w:hAnsi="GOST type A"/>
              <w:i/>
              <w:sz w:val="24"/>
              <w:szCs w:val="24"/>
              <w:lang w:val="ru-RU"/>
            </w:rPr>
            <w:t xml:space="preserve">Инв. № </w:t>
          </w:r>
          <w:proofErr w:type="spellStart"/>
          <w:r w:rsidRPr="00A93166">
            <w:rPr>
              <w:rFonts w:ascii="GOST type A" w:hAnsi="GOST type A"/>
              <w:i/>
              <w:sz w:val="24"/>
              <w:szCs w:val="24"/>
              <w:lang w:val="ru-RU"/>
            </w:rPr>
            <w:t>дубл</w:t>
          </w:r>
          <w:proofErr w:type="spellEnd"/>
          <w:r w:rsidRPr="00A93166">
            <w:rPr>
              <w:rFonts w:ascii="GOST type A" w:hAnsi="GOST type A"/>
              <w:i/>
              <w:sz w:val="24"/>
              <w:szCs w:val="24"/>
              <w:lang w:val="ru-RU"/>
            </w:rPr>
            <w:t>.</w:t>
          </w:r>
        </w:p>
      </w:tc>
      <w:tc>
        <w:tcPr>
          <w:tcW w:w="336" w:type="dxa"/>
          <w:textDirection w:val="btLr"/>
        </w:tcPr>
        <w:p w14:paraId="7CD9EEAA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10291" w:type="dxa"/>
          <w:gridSpan w:val="11"/>
          <w:vMerge/>
        </w:tcPr>
        <w:p w14:paraId="4FA5D97B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</w:tr>
    <w:tr w:rsidR="003A2F7D" w14:paraId="3435130E" w14:textId="77777777" w:rsidTr="004D3E39">
      <w:trPr>
        <w:cantSplit/>
        <w:trHeight w:hRule="exact" w:val="1418"/>
      </w:trPr>
      <w:tc>
        <w:tcPr>
          <w:tcW w:w="288" w:type="dxa"/>
          <w:textDirection w:val="btLr"/>
          <w:vAlign w:val="center"/>
        </w:tcPr>
        <w:p w14:paraId="7D4F5BB1" w14:textId="77777777" w:rsidR="003A2F7D" w:rsidRPr="00A93166" w:rsidRDefault="003A2F7D" w:rsidP="000873F3">
          <w:pPr>
            <w:pStyle w:val="aff7"/>
            <w:ind w:left="57" w:right="57"/>
            <w:jc w:val="center"/>
            <w:rPr>
              <w:rFonts w:ascii="GOST type A" w:hAnsi="GOST type A"/>
              <w:i/>
              <w:sz w:val="24"/>
              <w:szCs w:val="24"/>
              <w:lang w:val="ru-RU"/>
            </w:rPr>
          </w:pPr>
          <w:proofErr w:type="spellStart"/>
          <w:r w:rsidRPr="00A93166">
            <w:rPr>
              <w:rFonts w:ascii="GOST type A" w:hAnsi="GOST type A"/>
              <w:i/>
              <w:sz w:val="24"/>
              <w:szCs w:val="24"/>
              <w:lang w:val="ru-RU"/>
            </w:rPr>
            <w:t>Взам</w:t>
          </w:r>
          <w:proofErr w:type="spellEnd"/>
          <w:r w:rsidRPr="00A93166">
            <w:rPr>
              <w:rFonts w:ascii="GOST type A" w:hAnsi="GOST type A"/>
              <w:i/>
              <w:sz w:val="24"/>
              <w:szCs w:val="24"/>
              <w:lang w:val="ru-RU"/>
            </w:rPr>
            <w:t>. инв. №</w:t>
          </w:r>
        </w:p>
      </w:tc>
      <w:tc>
        <w:tcPr>
          <w:tcW w:w="336" w:type="dxa"/>
          <w:textDirection w:val="btLr"/>
        </w:tcPr>
        <w:p w14:paraId="687D8877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10291" w:type="dxa"/>
          <w:gridSpan w:val="11"/>
          <w:vMerge/>
        </w:tcPr>
        <w:p w14:paraId="32E91E1D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</w:tr>
    <w:tr w:rsidR="003A2F7D" w14:paraId="01E5D99F" w14:textId="77777777" w:rsidTr="004D3E39">
      <w:trPr>
        <w:cantSplit/>
        <w:trHeight w:val="1191"/>
      </w:trPr>
      <w:tc>
        <w:tcPr>
          <w:tcW w:w="288" w:type="dxa"/>
          <w:vMerge w:val="restart"/>
          <w:textDirection w:val="btLr"/>
          <w:vAlign w:val="center"/>
        </w:tcPr>
        <w:p w14:paraId="7328D5BA" w14:textId="77777777" w:rsidR="003A2F7D" w:rsidRPr="00A93166" w:rsidRDefault="003A2F7D" w:rsidP="000873F3">
          <w:pPr>
            <w:pStyle w:val="aff7"/>
            <w:ind w:left="57" w:right="57"/>
            <w:jc w:val="center"/>
            <w:rPr>
              <w:rFonts w:ascii="GOST type A" w:hAnsi="GOST type A"/>
              <w:i/>
              <w:sz w:val="24"/>
              <w:szCs w:val="24"/>
              <w:lang w:val="ru-RU"/>
            </w:rPr>
          </w:pPr>
          <w:r w:rsidRPr="00A93166">
            <w:rPr>
              <w:rFonts w:ascii="GOST type A" w:hAnsi="GOST type A"/>
              <w:i/>
              <w:sz w:val="24"/>
              <w:szCs w:val="24"/>
              <w:lang w:val="ru-RU"/>
            </w:rPr>
            <w:t>Подп. и дата</w:t>
          </w:r>
        </w:p>
      </w:tc>
      <w:tc>
        <w:tcPr>
          <w:tcW w:w="336" w:type="dxa"/>
          <w:vMerge w:val="restart"/>
          <w:textDirection w:val="btLr"/>
        </w:tcPr>
        <w:p w14:paraId="009C3204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  <w:r>
            <w:rPr>
              <w:rFonts w:ascii="GOST type A" w:hAnsi="GOST type A"/>
              <w:sz w:val="24"/>
              <w:lang w:val="ru-RU"/>
            </w:rPr>
            <w:t xml:space="preserve">                   </w:t>
          </w:r>
        </w:p>
      </w:tc>
      <w:tc>
        <w:tcPr>
          <w:tcW w:w="10291" w:type="dxa"/>
          <w:gridSpan w:val="11"/>
          <w:vMerge/>
        </w:tcPr>
        <w:p w14:paraId="0337773C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</w:tr>
    <w:tr w:rsidR="003A2F7D" w14:paraId="5CEF51B9" w14:textId="77777777" w:rsidTr="004D3E39">
      <w:trPr>
        <w:cantSplit/>
        <w:trHeight w:hRule="exact" w:val="284"/>
      </w:trPr>
      <w:tc>
        <w:tcPr>
          <w:tcW w:w="288" w:type="dxa"/>
          <w:vMerge/>
          <w:textDirection w:val="btLr"/>
          <w:vAlign w:val="center"/>
        </w:tcPr>
        <w:p w14:paraId="69DA56CD" w14:textId="77777777" w:rsidR="003A2F7D" w:rsidRPr="00A93166" w:rsidRDefault="003A2F7D" w:rsidP="000873F3">
          <w:pPr>
            <w:pStyle w:val="aff7"/>
            <w:ind w:left="57" w:right="57"/>
            <w:jc w:val="center"/>
            <w:rPr>
              <w:rFonts w:ascii="GOST type A" w:hAnsi="GOST type A"/>
              <w:i/>
              <w:sz w:val="24"/>
              <w:szCs w:val="24"/>
              <w:lang w:val="ru-RU"/>
            </w:rPr>
          </w:pPr>
        </w:p>
      </w:tc>
      <w:tc>
        <w:tcPr>
          <w:tcW w:w="336" w:type="dxa"/>
          <w:vMerge/>
          <w:textDirection w:val="btLr"/>
        </w:tcPr>
        <w:p w14:paraId="7840E436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469" w:type="dxa"/>
          <w:tcBorders>
            <w:bottom w:val="single" w:sz="6" w:space="0" w:color="auto"/>
            <w:right w:val="single" w:sz="6" w:space="0" w:color="auto"/>
          </w:tcBorders>
        </w:tcPr>
        <w:p w14:paraId="6C7FE85F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509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2026EFD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1470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26897BC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672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191C723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768" w:type="dxa"/>
          <w:tcBorders>
            <w:left w:val="single" w:sz="6" w:space="0" w:color="auto"/>
            <w:bottom w:val="single" w:sz="6" w:space="0" w:color="auto"/>
          </w:tcBorders>
        </w:tcPr>
        <w:p w14:paraId="00917145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6403" w:type="dxa"/>
          <w:gridSpan w:val="6"/>
          <w:vMerge w:val="restart"/>
        </w:tcPr>
        <w:p w14:paraId="66B318BD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  <w:p w14:paraId="7FC8FF19" w14:textId="71D2A9D7" w:rsidR="003A2F7D" w:rsidRPr="0077776D" w:rsidRDefault="003A2F7D" w:rsidP="000873F3">
          <w:pPr>
            <w:pStyle w:val="aff7"/>
            <w:ind w:left="284" w:right="284"/>
            <w:jc w:val="center"/>
            <w:rPr>
              <w:rFonts w:ascii="GOST type A" w:hAnsi="GOST type A"/>
              <w:i/>
              <w:sz w:val="36"/>
              <w:szCs w:val="36"/>
              <w:lang w:val="ru-RU"/>
            </w:rPr>
          </w:pPr>
          <w:r w:rsidRPr="0077776D">
            <w:rPr>
              <w:rFonts w:ascii="GOST type A" w:hAnsi="GOST type A"/>
              <w:i/>
              <w:sz w:val="36"/>
              <w:szCs w:val="36"/>
              <w:lang w:val="ru-RU"/>
            </w:rPr>
            <w:t>А1317</w:t>
          </w:r>
          <w:r w:rsidRPr="0077776D">
            <w:rPr>
              <w:rFonts w:ascii="GOST type A" w:hAnsi="GOST type A"/>
              <w:i/>
              <w:sz w:val="36"/>
              <w:szCs w:val="36"/>
            </w:rPr>
            <w:t>-</w:t>
          </w:r>
          <w:r>
            <w:rPr>
              <w:rFonts w:ascii="GOST type A" w:hAnsi="GOST type A"/>
              <w:i/>
              <w:sz w:val="36"/>
              <w:szCs w:val="36"/>
              <w:lang w:val="ru-RU"/>
            </w:rPr>
            <w:t>Л2800.80.25.000 РЭ</w:t>
          </w:r>
          <w:r w:rsidRPr="00FC4E36">
            <w:t xml:space="preserve"> </w:t>
          </w:r>
        </w:p>
      </w:tc>
    </w:tr>
    <w:tr w:rsidR="003A2F7D" w14:paraId="1E39F0DA" w14:textId="77777777" w:rsidTr="004D3E39">
      <w:trPr>
        <w:cantSplit/>
        <w:trHeight w:hRule="exact" w:val="284"/>
      </w:trPr>
      <w:tc>
        <w:tcPr>
          <w:tcW w:w="288" w:type="dxa"/>
          <w:vMerge/>
          <w:textDirection w:val="btLr"/>
          <w:vAlign w:val="center"/>
        </w:tcPr>
        <w:p w14:paraId="641F18EC" w14:textId="77777777" w:rsidR="003A2F7D" w:rsidRPr="00A93166" w:rsidRDefault="003A2F7D" w:rsidP="000873F3">
          <w:pPr>
            <w:pStyle w:val="aff7"/>
            <w:ind w:left="57" w:right="57"/>
            <w:jc w:val="center"/>
            <w:rPr>
              <w:rFonts w:ascii="GOST type A" w:hAnsi="GOST type A"/>
              <w:i/>
              <w:sz w:val="24"/>
              <w:szCs w:val="24"/>
              <w:lang w:val="ru-RU"/>
            </w:rPr>
          </w:pPr>
        </w:p>
      </w:tc>
      <w:tc>
        <w:tcPr>
          <w:tcW w:w="336" w:type="dxa"/>
          <w:vMerge/>
          <w:textDirection w:val="btLr"/>
        </w:tcPr>
        <w:p w14:paraId="180BF319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469" w:type="dxa"/>
          <w:tcBorders>
            <w:top w:val="single" w:sz="6" w:space="0" w:color="auto"/>
            <w:bottom w:val="single" w:sz="12" w:space="0" w:color="auto"/>
            <w:right w:val="single" w:sz="6" w:space="0" w:color="auto"/>
          </w:tcBorders>
        </w:tcPr>
        <w:p w14:paraId="1D79C600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509" w:type="dxa"/>
          <w:tcBorders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tcBorders>
        </w:tcPr>
        <w:p w14:paraId="63AD9F27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1470" w:type="dxa"/>
          <w:tcBorders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tcBorders>
        </w:tcPr>
        <w:p w14:paraId="16BF7B01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672" w:type="dxa"/>
          <w:tcBorders>
            <w:top w:val="single" w:sz="6" w:space="0" w:color="auto"/>
            <w:left w:val="single" w:sz="6" w:space="0" w:color="auto"/>
            <w:bottom w:val="single" w:sz="12" w:space="0" w:color="auto"/>
            <w:right w:val="single" w:sz="6" w:space="0" w:color="auto"/>
          </w:tcBorders>
        </w:tcPr>
        <w:p w14:paraId="4ADE950D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768" w:type="dxa"/>
          <w:tcBorders>
            <w:top w:val="single" w:sz="6" w:space="0" w:color="auto"/>
            <w:left w:val="single" w:sz="6" w:space="0" w:color="auto"/>
            <w:bottom w:val="single" w:sz="12" w:space="0" w:color="auto"/>
          </w:tcBorders>
        </w:tcPr>
        <w:p w14:paraId="5808FCB2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6403" w:type="dxa"/>
          <w:gridSpan w:val="6"/>
          <w:vMerge/>
        </w:tcPr>
        <w:p w14:paraId="6BD324DC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</w:tr>
    <w:tr w:rsidR="003A2F7D" w14:paraId="23AA0131" w14:textId="77777777" w:rsidTr="004D3E39">
      <w:trPr>
        <w:cantSplit/>
        <w:trHeight w:hRule="exact" w:val="284"/>
      </w:trPr>
      <w:tc>
        <w:tcPr>
          <w:tcW w:w="288" w:type="dxa"/>
          <w:vMerge/>
          <w:textDirection w:val="btLr"/>
          <w:vAlign w:val="center"/>
        </w:tcPr>
        <w:p w14:paraId="2FD9A873" w14:textId="77777777" w:rsidR="003A2F7D" w:rsidRPr="00A93166" w:rsidRDefault="003A2F7D" w:rsidP="000873F3">
          <w:pPr>
            <w:pStyle w:val="aff7"/>
            <w:ind w:left="57" w:right="57"/>
            <w:jc w:val="center"/>
            <w:rPr>
              <w:rFonts w:ascii="GOST type A" w:hAnsi="GOST type A"/>
              <w:i/>
              <w:sz w:val="24"/>
              <w:szCs w:val="24"/>
              <w:lang w:val="ru-RU"/>
            </w:rPr>
          </w:pPr>
        </w:p>
      </w:tc>
      <w:tc>
        <w:tcPr>
          <w:tcW w:w="336" w:type="dxa"/>
          <w:vMerge/>
          <w:textDirection w:val="btLr"/>
        </w:tcPr>
        <w:p w14:paraId="4C2001AB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469" w:type="dxa"/>
          <w:tcBorders>
            <w:bottom w:val="single" w:sz="12" w:space="0" w:color="auto"/>
            <w:right w:val="single" w:sz="6" w:space="0" w:color="auto"/>
          </w:tcBorders>
        </w:tcPr>
        <w:p w14:paraId="02ECD850" w14:textId="77777777" w:rsidR="003A2F7D" w:rsidRDefault="003A2F7D" w:rsidP="000873F3">
          <w:pPr>
            <w:pStyle w:val="aff7"/>
            <w:ind w:left="-113" w:right="-113"/>
            <w:jc w:val="center"/>
            <w:rPr>
              <w:rFonts w:ascii="GOST type A" w:hAnsi="GOST type A"/>
              <w:i/>
              <w:sz w:val="26"/>
              <w:lang w:val="ru-RU"/>
            </w:rPr>
          </w:pPr>
          <w:proofErr w:type="spellStart"/>
          <w:r>
            <w:rPr>
              <w:rFonts w:ascii="GOST type A" w:hAnsi="GOST type A"/>
              <w:i/>
              <w:sz w:val="26"/>
              <w:lang w:val="ru-RU"/>
            </w:rPr>
            <w:t>Èçì</w:t>
          </w:r>
          <w:proofErr w:type="spellEnd"/>
          <w:r>
            <w:rPr>
              <w:rFonts w:ascii="GOST type A" w:hAnsi="GOST type A"/>
              <w:i/>
              <w:sz w:val="26"/>
              <w:lang w:val="ru-RU"/>
            </w:rPr>
            <w:t>.</w:t>
          </w:r>
        </w:p>
      </w:tc>
      <w:tc>
        <w:tcPr>
          <w:tcW w:w="509" w:type="dxa"/>
          <w:tcBorders>
            <w:left w:val="single" w:sz="6" w:space="0" w:color="auto"/>
            <w:bottom w:val="single" w:sz="12" w:space="0" w:color="auto"/>
            <w:right w:val="single" w:sz="6" w:space="0" w:color="auto"/>
          </w:tcBorders>
        </w:tcPr>
        <w:p w14:paraId="53332AB6" w14:textId="77777777" w:rsidR="003A2F7D" w:rsidRDefault="003A2F7D" w:rsidP="000873F3">
          <w:pPr>
            <w:pStyle w:val="aff7"/>
            <w:ind w:left="-113" w:right="-113"/>
            <w:jc w:val="center"/>
            <w:rPr>
              <w:rFonts w:ascii="GOST type A" w:hAnsi="GOST type A"/>
              <w:i/>
              <w:sz w:val="26"/>
              <w:lang w:val="ru-RU"/>
            </w:rPr>
          </w:pPr>
          <w:proofErr w:type="spellStart"/>
          <w:r>
            <w:rPr>
              <w:rFonts w:ascii="GOST type A" w:hAnsi="GOST type A"/>
              <w:i/>
              <w:sz w:val="26"/>
              <w:lang w:val="ru-RU"/>
            </w:rPr>
            <w:t>Ëèñò</w:t>
          </w:r>
          <w:proofErr w:type="spellEnd"/>
        </w:p>
      </w:tc>
      <w:tc>
        <w:tcPr>
          <w:tcW w:w="1470" w:type="dxa"/>
          <w:tcBorders>
            <w:left w:val="single" w:sz="6" w:space="0" w:color="auto"/>
            <w:bottom w:val="single" w:sz="12" w:space="0" w:color="auto"/>
            <w:right w:val="single" w:sz="6" w:space="0" w:color="auto"/>
          </w:tcBorders>
        </w:tcPr>
        <w:p w14:paraId="6CFA640E" w14:textId="77777777" w:rsidR="003A2F7D" w:rsidRDefault="003A2F7D" w:rsidP="000873F3">
          <w:pPr>
            <w:pStyle w:val="aff7"/>
            <w:jc w:val="center"/>
            <w:rPr>
              <w:rFonts w:ascii="GOST type A" w:hAnsi="GOST type A"/>
              <w:i/>
              <w:sz w:val="26"/>
              <w:lang w:val="ru-RU"/>
            </w:rPr>
          </w:pPr>
          <w:r>
            <w:rPr>
              <w:rFonts w:ascii="GOST type A" w:hAnsi="GOST type A"/>
              <w:i/>
              <w:sz w:val="26"/>
            </w:rPr>
            <w:t>N</w:t>
          </w:r>
          <w:r>
            <w:rPr>
              <w:rFonts w:ascii="GOST type A" w:hAnsi="GOST type A"/>
              <w:i/>
              <w:sz w:val="26"/>
              <w:lang w:val="ru-RU"/>
            </w:rPr>
            <w:t xml:space="preserve"> </w:t>
          </w:r>
          <w:proofErr w:type="spellStart"/>
          <w:r>
            <w:rPr>
              <w:rFonts w:ascii="GOST type A" w:hAnsi="GOST type A"/>
              <w:i/>
              <w:sz w:val="26"/>
              <w:lang w:val="ru-RU"/>
            </w:rPr>
            <w:t>äîêóì</w:t>
          </w:r>
          <w:proofErr w:type="spellEnd"/>
          <w:r>
            <w:rPr>
              <w:rFonts w:ascii="GOST type A" w:hAnsi="GOST type A"/>
              <w:i/>
              <w:sz w:val="26"/>
              <w:lang w:val="ru-RU"/>
            </w:rPr>
            <w:t>.</w:t>
          </w:r>
        </w:p>
      </w:tc>
      <w:tc>
        <w:tcPr>
          <w:tcW w:w="672" w:type="dxa"/>
          <w:tcBorders>
            <w:left w:val="single" w:sz="6" w:space="0" w:color="auto"/>
            <w:bottom w:val="single" w:sz="12" w:space="0" w:color="auto"/>
            <w:right w:val="single" w:sz="6" w:space="0" w:color="auto"/>
          </w:tcBorders>
        </w:tcPr>
        <w:p w14:paraId="5CDD590E" w14:textId="77777777" w:rsidR="003A2F7D" w:rsidRDefault="003A2F7D" w:rsidP="000873F3">
          <w:pPr>
            <w:pStyle w:val="aff7"/>
            <w:ind w:left="-57" w:right="-57"/>
            <w:jc w:val="center"/>
            <w:rPr>
              <w:rFonts w:ascii="GOST type A" w:hAnsi="GOST type A"/>
              <w:i/>
              <w:sz w:val="26"/>
              <w:lang w:val="ru-RU"/>
            </w:rPr>
          </w:pPr>
          <w:proofErr w:type="spellStart"/>
          <w:r>
            <w:rPr>
              <w:rFonts w:ascii="GOST type A" w:hAnsi="GOST type A"/>
              <w:i/>
              <w:sz w:val="26"/>
              <w:lang w:val="ru-RU"/>
            </w:rPr>
            <w:t>Ïîäï</w:t>
          </w:r>
          <w:proofErr w:type="spellEnd"/>
          <w:r>
            <w:rPr>
              <w:rFonts w:ascii="GOST type A" w:hAnsi="GOST type A"/>
              <w:i/>
              <w:sz w:val="26"/>
              <w:lang w:val="ru-RU"/>
            </w:rPr>
            <w:t>.</w:t>
          </w:r>
        </w:p>
      </w:tc>
      <w:tc>
        <w:tcPr>
          <w:tcW w:w="768" w:type="dxa"/>
          <w:tcBorders>
            <w:left w:val="single" w:sz="6" w:space="0" w:color="auto"/>
            <w:bottom w:val="single" w:sz="12" w:space="0" w:color="auto"/>
          </w:tcBorders>
        </w:tcPr>
        <w:p w14:paraId="32AE648C" w14:textId="77777777" w:rsidR="003A2F7D" w:rsidRDefault="003A2F7D" w:rsidP="000873F3">
          <w:pPr>
            <w:pStyle w:val="aff7"/>
            <w:ind w:left="-113" w:right="-113"/>
            <w:jc w:val="center"/>
            <w:rPr>
              <w:rFonts w:ascii="GOST type A" w:hAnsi="GOST type A"/>
              <w:i/>
              <w:sz w:val="26"/>
              <w:lang w:val="ru-RU"/>
            </w:rPr>
          </w:pPr>
          <w:proofErr w:type="spellStart"/>
          <w:r>
            <w:rPr>
              <w:rFonts w:ascii="GOST type A" w:hAnsi="GOST type A"/>
              <w:i/>
              <w:sz w:val="26"/>
              <w:lang w:val="ru-RU"/>
            </w:rPr>
            <w:t>Äàòà</w:t>
          </w:r>
          <w:proofErr w:type="spellEnd"/>
        </w:p>
      </w:tc>
      <w:tc>
        <w:tcPr>
          <w:tcW w:w="6403" w:type="dxa"/>
          <w:gridSpan w:val="6"/>
          <w:vMerge/>
        </w:tcPr>
        <w:p w14:paraId="67542F5D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</w:tr>
    <w:tr w:rsidR="003A2F7D" w14:paraId="3EA56582" w14:textId="77777777" w:rsidTr="004D3E39">
      <w:trPr>
        <w:cantSplit/>
        <w:trHeight w:hRule="exact" w:val="283"/>
      </w:trPr>
      <w:tc>
        <w:tcPr>
          <w:tcW w:w="288" w:type="dxa"/>
          <w:vMerge w:val="restart"/>
          <w:textDirection w:val="btLr"/>
          <w:vAlign w:val="center"/>
        </w:tcPr>
        <w:p w14:paraId="4BFC78AF" w14:textId="77777777" w:rsidR="003A2F7D" w:rsidRPr="00A93166" w:rsidRDefault="003A2F7D" w:rsidP="000873F3">
          <w:pPr>
            <w:pStyle w:val="aff7"/>
            <w:ind w:left="57" w:right="57"/>
            <w:jc w:val="center"/>
            <w:rPr>
              <w:rFonts w:ascii="GOST type A" w:hAnsi="GOST type A"/>
              <w:i/>
              <w:sz w:val="24"/>
              <w:szCs w:val="24"/>
              <w:lang w:val="ru-RU"/>
            </w:rPr>
          </w:pPr>
          <w:r w:rsidRPr="00A93166">
            <w:rPr>
              <w:rFonts w:ascii="GOST type A" w:hAnsi="GOST type A"/>
              <w:i/>
              <w:sz w:val="24"/>
              <w:szCs w:val="24"/>
              <w:lang w:val="ru-RU"/>
            </w:rPr>
            <w:t>Инв. № подл.</w:t>
          </w:r>
        </w:p>
      </w:tc>
      <w:tc>
        <w:tcPr>
          <w:tcW w:w="336" w:type="dxa"/>
          <w:vMerge w:val="restart"/>
          <w:textDirection w:val="btLr"/>
        </w:tcPr>
        <w:p w14:paraId="2FAEC125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978" w:type="dxa"/>
          <w:gridSpan w:val="2"/>
          <w:tcBorders>
            <w:bottom w:val="single" w:sz="6" w:space="0" w:color="auto"/>
            <w:right w:val="single" w:sz="6" w:space="0" w:color="auto"/>
          </w:tcBorders>
        </w:tcPr>
        <w:p w14:paraId="5E346DAC" w14:textId="77777777" w:rsidR="003A2F7D" w:rsidRDefault="003A2F7D" w:rsidP="000873F3">
          <w:pPr>
            <w:pStyle w:val="aff7"/>
            <w:jc w:val="both"/>
            <w:rPr>
              <w:rFonts w:ascii="GOST type A" w:hAnsi="GOST type A"/>
              <w:sz w:val="24"/>
              <w:lang w:val="ru-RU"/>
            </w:rPr>
          </w:pPr>
          <w:proofErr w:type="spellStart"/>
          <w:r>
            <w:rPr>
              <w:rFonts w:ascii="GOST type A" w:hAnsi="GOST type A"/>
              <w:i/>
              <w:sz w:val="26"/>
              <w:lang w:val="ru-RU"/>
            </w:rPr>
            <w:t>Разраб</w:t>
          </w:r>
          <w:proofErr w:type="spellEnd"/>
          <w:r>
            <w:rPr>
              <w:rFonts w:ascii="GOST type A" w:hAnsi="GOST type A"/>
              <w:i/>
              <w:sz w:val="26"/>
              <w:lang w:val="ru-RU"/>
            </w:rPr>
            <w:t>.</w:t>
          </w:r>
        </w:p>
      </w:tc>
      <w:tc>
        <w:tcPr>
          <w:tcW w:w="1470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C605965" w14:textId="365C7C41" w:rsidR="003A2F7D" w:rsidRPr="00DB0CD9" w:rsidRDefault="003A2F7D" w:rsidP="000873F3">
          <w:pPr>
            <w:pStyle w:val="aff7"/>
            <w:ind w:right="-48"/>
            <w:rPr>
              <w:rFonts w:ascii="GOST type A" w:hAnsi="GOST type A"/>
              <w:i/>
              <w:sz w:val="26"/>
              <w:szCs w:val="26"/>
              <w:lang w:val="ru-RU"/>
            </w:rPr>
          </w:pPr>
          <w:r>
            <w:rPr>
              <w:rFonts w:ascii="GOST type A" w:hAnsi="GOST type A"/>
              <w:i/>
              <w:sz w:val="26"/>
              <w:szCs w:val="26"/>
              <w:lang w:val="ru-RU"/>
            </w:rPr>
            <w:t>Афонин</w:t>
          </w:r>
        </w:p>
      </w:tc>
      <w:tc>
        <w:tcPr>
          <w:tcW w:w="672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7523F79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768" w:type="dxa"/>
          <w:tcBorders>
            <w:left w:val="single" w:sz="6" w:space="0" w:color="auto"/>
            <w:bottom w:val="single" w:sz="6" w:space="0" w:color="auto"/>
          </w:tcBorders>
        </w:tcPr>
        <w:p w14:paraId="6959DF3E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4090" w:type="dxa"/>
          <w:vMerge w:val="restart"/>
        </w:tcPr>
        <w:p w14:paraId="37F89792" w14:textId="35271BA0" w:rsidR="003A2F7D" w:rsidRPr="00134D65" w:rsidRDefault="003A2F7D" w:rsidP="00134D65">
          <w:pPr>
            <w:spacing w:line="276" w:lineRule="auto"/>
            <w:jc w:val="center"/>
            <w:rPr>
              <w:rFonts w:ascii="GOST type A" w:hAnsi="GOST type A"/>
              <w:i/>
              <w:sz w:val="24"/>
              <w:szCs w:val="24"/>
            </w:rPr>
          </w:pPr>
          <w:r w:rsidRPr="00134D65">
            <w:rPr>
              <w:rFonts w:ascii="GOST type A" w:hAnsi="GOST type A"/>
              <w:i/>
              <w:sz w:val="24"/>
              <w:szCs w:val="24"/>
            </w:rPr>
            <w:t xml:space="preserve">СИСТЕМА АВТОМАТИЗИРОВАННОГО УПРАВЛЕНИЯ РЕНТГЕНОВСКИМИ ЗЕРКАЛАМИ, ДЕТЕКТОРАМИ И </w:t>
          </w:r>
        </w:p>
        <w:p w14:paraId="56DB83F8" w14:textId="77777777" w:rsidR="003A2F7D" w:rsidRPr="00134D65" w:rsidRDefault="003A2F7D" w:rsidP="00134D65">
          <w:pPr>
            <w:spacing w:line="276" w:lineRule="auto"/>
            <w:jc w:val="center"/>
            <w:rPr>
              <w:rFonts w:ascii="GOST type A" w:hAnsi="GOST type A"/>
              <w:i/>
              <w:sz w:val="24"/>
              <w:szCs w:val="24"/>
            </w:rPr>
          </w:pPr>
          <w:r w:rsidRPr="00134D65">
            <w:rPr>
              <w:rFonts w:ascii="GOST type A" w:hAnsi="GOST type A"/>
              <w:i/>
              <w:sz w:val="24"/>
              <w:szCs w:val="24"/>
            </w:rPr>
            <w:t xml:space="preserve">РЕНТГЕНОВСКИМИ ТРУБКАМИ ДЛЯ </w:t>
          </w:r>
        </w:p>
        <w:p w14:paraId="32BB9264" w14:textId="3E62A952" w:rsidR="003A2F7D" w:rsidRPr="00134D65" w:rsidRDefault="003A2F7D" w:rsidP="00134D65">
          <w:pPr>
            <w:pStyle w:val="aff7"/>
            <w:ind w:left="284" w:right="284"/>
            <w:jc w:val="center"/>
            <w:rPr>
              <w:rFonts w:ascii="GOST type A" w:hAnsi="GOST type A"/>
              <w:i/>
              <w:sz w:val="24"/>
              <w:szCs w:val="24"/>
              <w:lang w:val="ru-RU"/>
            </w:rPr>
          </w:pPr>
          <w:r w:rsidRPr="00B14F81">
            <w:rPr>
              <w:rFonts w:ascii="GOST type A" w:hAnsi="GOST type A"/>
              <w:i/>
              <w:sz w:val="24"/>
              <w:szCs w:val="24"/>
              <w:lang w:val="ru-RU"/>
            </w:rPr>
            <w:t>КАЛИБРОВОЧНОГО СТЕНДА</w:t>
          </w:r>
          <w:r w:rsidRPr="00134D65">
            <w:rPr>
              <w:rFonts w:ascii="GOST type A" w:hAnsi="GOST type A"/>
              <w:i/>
              <w:sz w:val="24"/>
              <w:szCs w:val="24"/>
              <w:lang w:val="ru-RU"/>
            </w:rPr>
            <w:t xml:space="preserve">. </w:t>
          </w:r>
        </w:p>
        <w:p w14:paraId="60EBD6CD" w14:textId="6CAA8CEB" w:rsidR="003A2F7D" w:rsidRPr="00134D65" w:rsidRDefault="003A2F7D" w:rsidP="000873F3">
          <w:pPr>
            <w:pStyle w:val="aff7"/>
            <w:ind w:left="284" w:right="284"/>
            <w:jc w:val="center"/>
            <w:rPr>
              <w:rFonts w:ascii="GOST type A" w:hAnsi="GOST type A"/>
              <w:i/>
              <w:sz w:val="24"/>
              <w:szCs w:val="24"/>
              <w:lang w:val="ru-RU"/>
            </w:rPr>
          </w:pPr>
          <w:r w:rsidRPr="00134D65">
            <w:rPr>
              <w:rFonts w:ascii="GOST type A" w:hAnsi="GOST type A"/>
              <w:i/>
              <w:sz w:val="24"/>
              <w:szCs w:val="24"/>
              <w:lang w:val="ru-RU"/>
            </w:rPr>
            <w:t>Руководство по эксплуатации</w:t>
          </w:r>
        </w:p>
        <w:p w14:paraId="529C5375" w14:textId="77777777" w:rsidR="003A2F7D" w:rsidRPr="001A23B0" w:rsidRDefault="003A2F7D" w:rsidP="000873F3">
          <w:pPr>
            <w:pStyle w:val="aff7"/>
            <w:ind w:left="284" w:right="284"/>
            <w:jc w:val="center"/>
            <w:rPr>
              <w:rFonts w:ascii="GOST type A" w:hAnsi="GOST type A"/>
              <w:i/>
              <w:sz w:val="36"/>
              <w:szCs w:val="36"/>
              <w:lang w:val="ru-RU"/>
            </w:rPr>
          </w:pPr>
        </w:p>
      </w:tc>
      <w:tc>
        <w:tcPr>
          <w:tcW w:w="821" w:type="dxa"/>
          <w:gridSpan w:val="3"/>
          <w:tcBorders>
            <w:bottom w:val="single" w:sz="12" w:space="0" w:color="auto"/>
          </w:tcBorders>
        </w:tcPr>
        <w:p w14:paraId="523A994D" w14:textId="77777777" w:rsidR="003A2F7D" w:rsidRPr="00BF6F5A" w:rsidRDefault="003A2F7D" w:rsidP="000873F3">
          <w:pPr>
            <w:pStyle w:val="aff7"/>
            <w:ind w:left="25" w:right="284"/>
            <w:jc w:val="center"/>
            <w:rPr>
              <w:rFonts w:ascii="GOST type A" w:hAnsi="GOST type A"/>
              <w:i/>
              <w:sz w:val="24"/>
              <w:szCs w:val="24"/>
              <w:lang w:val="ru-RU"/>
            </w:rPr>
          </w:pPr>
          <w:r w:rsidRPr="00BF6F5A">
            <w:rPr>
              <w:rFonts w:ascii="GOST type A" w:hAnsi="GOST type A"/>
              <w:i/>
              <w:sz w:val="24"/>
              <w:szCs w:val="24"/>
              <w:lang w:val="ru-RU"/>
            </w:rPr>
            <w:t>Лит.</w:t>
          </w:r>
        </w:p>
      </w:tc>
      <w:tc>
        <w:tcPr>
          <w:tcW w:w="850" w:type="dxa"/>
        </w:tcPr>
        <w:p w14:paraId="2D180B18" w14:textId="77777777" w:rsidR="003A2F7D" w:rsidRPr="00BF6F5A" w:rsidRDefault="003A2F7D" w:rsidP="000873F3">
          <w:pPr>
            <w:pStyle w:val="aff7"/>
            <w:jc w:val="center"/>
            <w:rPr>
              <w:rFonts w:ascii="GOST type A" w:hAnsi="GOST type A"/>
              <w:sz w:val="24"/>
              <w:szCs w:val="24"/>
              <w:lang w:val="ru-RU"/>
            </w:rPr>
          </w:pPr>
          <w:r w:rsidRPr="00BF6F5A">
            <w:rPr>
              <w:rFonts w:ascii="GOST type A" w:hAnsi="GOST type A"/>
              <w:i/>
              <w:sz w:val="24"/>
              <w:szCs w:val="24"/>
              <w:lang w:val="ru-RU"/>
            </w:rPr>
            <w:t>Лист</w:t>
          </w:r>
        </w:p>
      </w:tc>
      <w:tc>
        <w:tcPr>
          <w:tcW w:w="642" w:type="dxa"/>
        </w:tcPr>
        <w:p w14:paraId="0E6E75AF" w14:textId="77777777" w:rsidR="003A2F7D" w:rsidRPr="00C859FE" w:rsidRDefault="003A2F7D" w:rsidP="000873F3">
          <w:pPr>
            <w:pStyle w:val="aff7"/>
            <w:jc w:val="center"/>
            <w:rPr>
              <w:rFonts w:ascii="GOST type A" w:hAnsi="GOST type A"/>
              <w:sz w:val="22"/>
              <w:szCs w:val="22"/>
              <w:lang w:val="ru-RU"/>
            </w:rPr>
          </w:pPr>
          <w:r w:rsidRPr="00C859FE">
            <w:rPr>
              <w:rFonts w:ascii="GOST type A" w:hAnsi="GOST type A"/>
              <w:i/>
              <w:sz w:val="22"/>
              <w:szCs w:val="22"/>
              <w:lang w:val="ru-RU"/>
            </w:rPr>
            <w:t>Листов</w:t>
          </w:r>
        </w:p>
      </w:tc>
    </w:tr>
    <w:tr w:rsidR="003A2F7D" w14:paraId="5F70A6C2" w14:textId="77777777" w:rsidTr="004D3E39">
      <w:trPr>
        <w:cantSplit/>
        <w:trHeight w:hRule="exact" w:val="284"/>
      </w:trPr>
      <w:tc>
        <w:tcPr>
          <w:tcW w:w="288" w:type="dxa"/>
          <w:vMerge/>
          <w:textDirection w:val="btLr"/>
          <w:vAlign w:val="center"/>
        </w:tcPr>
        <w:p w14:paraId="6A340923" w14:textId="77777777" w:rsidR="003A2F7D" w:rsidRDefault="003A2F7D" w:rsidP="000873F3">
          <w:pPr>
            <w:pStyle w:val="aff7"/>
            <w:ind w:left="57" w:right="57"/>
            <w:jc w:val="center"/>
            <w:rPr>
              <w:rFonts w:ascii="GOST type A" w:hAnsi="GOST type A"/>
              <w:i/>
              <w:sz w:val="26"/>
              <w:lang w:val="ru-RU"/>
            </w:rPr>
          </w:pPr>
        </w:p>
      </w:tc>
      <w:tc>
        <w:tcPr>
          <w:tcW w:w="336" w:type="dxa"/>
          <w:vMerge/>
        </w:tcPr>
        <w:p w14:paraId="694F668B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978" w:type="dxa"/>
          <w:gridSpan w:val="2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</w:tcPr>
        <w:p w14:paraId="261DD2BE" w14:textId="77777777" w:rsidR="003A2F7D" w:rsidRDefault="003A2F7D" w:rsidP="000873F3">
          <w:pPr>
            <w:pStyle w:val="aff7"/>
            <w:rPr>
              <w:rFonts w:ascii="GOST type A" w:hAnsi="GOST type A"/>
              <w:sz w:val="24"/>
              <w:lang w:val="ru-RU"/>
            </w:rPr>
          </w:pPr>
          <w:r>
            <w:rPr>
              <w:rFonts w:ascii="GOST type A" w:hAnsi="GOST type A"/>
              <w:i/>
              <w:sz w:val="26"/>
              <w:lang w:val="ru-RU"/>
            </w:rPr>
            <w:t>Пров.</w:t>
          </w:r>
        </w:p>
      </w:tc>
      <w:tc>
        <w:tcPr>
          <w:tcW w:w="147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12A7A3E" w14:textId="44F4B9B4" w:rsidR="003A2F7D" w:rsidRPr="0011311D" w:rsidRDefault="003A2F7D" w:rsidP="00DB0CD9">
          <w:pPr>
            <w:pStyle w:val="aff7"/>
            <w:ind w:right="-72"/>
            <w:rPr>
              <w:rFonts w:ascii="GOST type A" w:hAnsi="GOST type A"/>
              <w:i/>
              <w:sz w:val="26"/>
              <w:szCs w:val="26"/>
              <w:lang w:val="ru-RU"/>
            </w:rPr>
          </w:pPr>
        </w:p>
      </w:tc>
      <w:tc>
        <w:tcPr>
          <w:tcW w:w="67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5A097B5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768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6CE8C5E8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4090" w:type="dxa"/>
          <w:vMerge/>
        </w:tcPr>
        <w:p w14:paraId="38FD363D" w14:textId="77777777" w:rsidR="003A2F7D" w:rsidRPr="001A23B0" w:rsidRDefault="003A2F7D" w:rsidP="000873F3">
          <w:pPr>
            <w:pStyle w:val="aff7"/>
            <w:ind w:left="284" w:right="284"/>
            <w:jc w:val="center"/>
            <w:rPr>
              <w:rFonts w:ascii="GOST type A" w:hAnsi="GOST type A"/>
              <w:i/>
              <w:sz w:val="36"/>
              <w:szCs w:val="36"/>
              <w:lang w:val="ru-RU"/>
            </w:rPr>
          </w:pPr>
        </w:p>
      </w:tc>
      <w:tc>
        <w:tcPr>
          <w:tcW w:w="273" w:type="dxa"/>
          <w:tcBorders>
            <w:right w:val="single" w:sz="6" w:space="0" w:color="auto"/>
          </w:tcBorders>
        </w:tcPr>
        <w:p w14:paraId="65169DCC" w14:textId="77777777" w:rsidR="003A2F7D" w:rsidRPr="001A23B0" w:rsidRDefault="003A2F7D" w:rsidP="000873F3">
          <w:pPr>
            <w:pStyle w:val="aff7"/>
            <w:ind w:left="284" w:right="284"/>
            <w:jc w:val="center"/>
            <w:rPr>
              <w:rFonts w:ascii="GOST type A" w:hAnsi="GOST type A"/>
              <w:i/>
              <w:sz w:val="36"/>
              <w:szCs w:val="36"/>
              <w:lang w:val="ru-RU"/>
            </w:rPr>
          </w:pPr>
        </w:p>
      </w:tc>
      <w:tc>
        <w:tcPr>
          <w:tcW w:w="274" w:type="dxa"/>
          <w:tcBorders>
            <w:left w:val="single" w:sz="6" w:space="0" w:color="auto"/>
            <w:right w:val="single" w:sz="6" w:space="0" w:color="auto"/>
          </w:tcBorders>
        </w:tcPr>
        <w:p w14:paraId="2FB07A92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274" w:type="dxa"/>
          <w:tcBorders>
            <w:left w:val="single" w:sz="6" w:space="0" w:color="auto"/>
          </w:tcBorders>
        </w:tcPr>
        <w:p w14:paraId="205AF641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850" w:type="dxa"/>
        </w:tcPr>
        <w:p w14:paraId="5CA5CC77" w14:textId="77777777" w:rsidR="003A2F7D" w:rsidRPr="00DB0CD9" w:rsidRDefault="003A2F7D" w:rsidP="000873F3">
          <w:pPr>
            <w:pStyle w:val="aff7"/>
            <w:ind w:left="284" w:right="284"/>
            <w:rPr>
              <w:rFonts w:ascii="GOST type A" w:hAnsi="GOST type A"/>
              <w:i/>
              <w:sz w:val="24"/>
              <w:lang w:val="ru-RU"/>
            </w:rPr>
          </w:pPr>
          <w:r w:rsidRPr="00DB0CD9">
            <w:rPr>
              <w:rFonts w:ascii="GOST type A" w:hAnsi="GOST type A"/>
              <w:i/>
              <w:sz w:val="24"/>
              <w:lang w:val="ru-RU"/>
            </w:rPr>
            <w:t>2</w:t>
          </w:r>
        </w:p>
      </w:tc>
      <w:tc>
        <w:tcPr>
          <w:tcW w:w="642" w:type="dxa"/>
        </w:tcPr>
        <w:p w14:paraId="5FA1DB8D" w14:textId="55DC5B04" w:rsidR="003A2F7D" w:rsidRPr="005C0A59" w:rsidRDefault="003A2F7D" w:rsidP="007A5D99">
          <w:pPr>
            <w:pStyle w:val="aff7"/>
            <w:ind w:left="215" w:right="168"/>
            <w:rPr>
              <w:rFonts w:ascii="GOST type A" w:hAnsi="GOST type A"/>
              <w:i/>
              <w:sz w:val="24"/>
              <w:lang w:val="ru-RU"/>
            </w:rPr>
          </w:pPr>
          <w:r>
            <w:rPr>
              <w:rFonts w:ascii="GOST type A" w:hAnsi="GOST type A"/>
              <w:i/>
              <w:sz w:val="24"/>
              <w:lang w:val="ru-RU"/>
            </w:rPr>
            <w:t>21</w:t>
          </w:r>
        </w:p>
      </w:tc>
    </w:tr>
    <w:tr w:rsidR="003A2F7D" w14:paraId="4A922892" w14:textId="77777777" w:rsidTr="004D3E39">
      <w:trPr>
        <w:cantSplit/>
        <w:trHeight w:hRule="exact" w:val="284"/>
      </w:trPr>
      <w:tc>
        <w:tcPr>
          <w:tcW w:w="288" w:type="dxa"/>
          <w:vMerge/>
          <w:textDirection w:val="btLr"/>
          <w:vAlign w:val="center"/>
        </w:tcPr>
        <w:p w14:paraId="7FBA47F3" w14:textId="77777777" w:rsidR="003A2F7D" w:rsidRDefault="003A2F7D" w:rsidP="000873F3">
          <w:pPr>
            <w:pStyle w:val="aff7"/>
            <w:ind w:left="57" w:right="57"/>
            <w:jc w:val="center"/>
            <w:rPr>
              <w:rFonts w:ascii="GOST type A" w:hAnsi="GOST type A"/>
              <w:i/>
              <w:sz w:val="26"/>
              <w:lang w:val="ru-RU"/>
            </w:rPr>
          </w:pPr>
        </w:p>
      </w:tc>
      <w:tc>
        <w:tcPr>
          <w:tcW w:w="336" w:type="dxa"/>
          <w:vMerge/>
        </w:tcPr>
        <w:p w14:paraId="28672F90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978" w:type="dxa"/>
          <w:gridSpan w:val="2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</w:tcPr>
        <w:p w14:paraId="19986B93" w14:textId="77777777" w:rsidR="003A2F7D" w:rsidRPr="005F1C5D" w:rsidRDefault="003A2F7D" w:rsidP="000873F3">
          <w:pPr>
            <w:pStyle w:val="aff7"/>
            <w:rPr>
              <w:rFonts w:ascii="GOST type A" w:hAnsi="GOST type A"/>
              <w:i/>
              <w:sz w:val="24"/>
              <w:lang w:val="ru-RU"/>
            </w:rPr>
          </w:pPr>
        </w:p>
      </w:tc>
      <w:tc>
        <w:tcPr>
          <w:tcW w:w="147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763AC17" w14:textId="77777777" w:rsidR="003A2F7D" w:rsidRPr="005F1C5D" w:rsidRDefault="003A2F7D" w:rsidP="000873F3">
          <w:pPr>
            <w:pStyle w:val="aff7"/>
            <w:ind w:right="284"/>
            <w:rPr>
              <w:rFonts w:ascii="GOST type A" w:hAnsi="GOST type A"/>
              <w:i/>
              <w:sz w:val="26"/>
              <w:szCs w:val="26"/>
              <w:lang w:val="ru-RU"/>
            </w:rPr>
          </w:pPr>
        </w:p>
      </w:tc>
      <w:tc>
        <w:tcPr>
          <w:tcW w:w="67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5CD9EFD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768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0C58FEF8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4090" w:type="dxa"/>
          <w:vMerge/>
        </w:tcPr>
        <w:p w14:paraId="4D3A2644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2313" w:type="dxa"/>
          <w:gridSpan w:val="5"/>
          <w:vMerge w:val="restart"/>
        </w:tcPr>
        <w:p w14:paraId="4ADAE50E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</w:tr>
    <w:tr w:rsidR="003A2F7D" w14:paraId="65667A0E" w14:textId="77777777" w:rsidTr="004D3E39">
      <w:trPr>
        <w:cantSplit/>
        <w:trHeight w:hRule="exact" w:val="284"/>
      </w:trPr>
      <w:tc>
        <w:tcPr>
          <w:tcW w:w="288" w:type="dxa"/>
          <w:vMerge/>
          <w:textDirection w:val="btLr"/>
          <w:vAlign w:val="center"/>
        </w:tcPr>
        <w:p w14:paraId="642B44C0" w14:textId="77777777" w:rsidR="003A2F7D" w:rsidRDefault="003A2F7D" w:rsidP="000873F3">
          <w:pPr>
            <w:pStyle w:val="aff7"/>
            <w:ind w:left="57" w:right="57"/>
            <w:jc w:val="center"/>
            <w:rPr>
              <w:rFonts w:ascii="GOST type A" w:hAnsi="GOST type A"/>
              <w:i/>
              <w:sz w:val="26"/>
              <w:lang w:val="ru-RU"/>
            </w:rPr>
          </w:pPr>
        </w:p>
      </w:tc>
      <w:tc>
        <w:tcPr>
          <w:tcW w:w="336" w:type="dxa"/>
          <w:vMerge/>
        </w:tcPr>
        <w:p w14:paraId="6AF9602D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978" w:type="dxa"/>
          <w:gridSpan w:val="2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</w:tcPr>
        <w:p w14:paraId="7BEB83CC" w14:textId="77777777" w:rsidR="003A2F7D" w:rsidRDefault="003A2F7D" w:rsidP="000873F3">
          <w:pPr>
            <w:pStyle w:val="aff7"/>
            <w:rPr>
              <w:rFonts w:ascii="GOST type A" w:hAnsi="GOST type A"/>
              <w:sz w:val="24"/>
              <w:lang w:val="ru-RU"/>
            </w:rPr>
          </w:pPr>
          <w:r>
            <w:rPr>
              <w:rFonts w:ascii="GOST type A" w:hAnsi="GOST type A"/>
              <w:i/>
              <w:sz w:val="26"/>
              <w:lang w:val="ru-RU"/>
            </w:rPr>
            <w:t>Н. контр.</w:t>
          </w:r>
        </w:p>
      </w:tc>
      <w:tc>
        <w:tcPr>
          <w:tcW w:w="147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52C2737" w14:textId="7B8507C7" w:rsidR="003A2F7D" w:rsidRPr="005F1C5D" w:rsidRDefault="003A2F7D" w:rsidP="000873F3">
          <w:pPr>
            <w:pStyle w:val="aff7"/>
            <w:ind w:left="6" w:right="24"/>
            <w:rPr>
              <w:rFonts w:ascii="GOST type A" w:hAnsi="GOST type A"/>
              <w:i/>
              <w:sz w:val="26"/>
              <w:szCs w:val="26"/>
              <w:lang w:val="ru-RU"/>
            </w:rPr>
          </w:pPr>
        </w:p>
      </w:tc>
      <w:tc>
        <w:tcPr>
          <w:tcW w:w="67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9E9376E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768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6300579E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4090" w:type="dxa"/>
          <w:vMerge/>
        </w:tcPr>
        <w:p w14:paraId="1F2E2E61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2313" w:type="dxa"/>
          <w:gridSpan w:val="5"/>
          <w:vMerge/>
        </w:tcPr>
        <w:p w14:paraId="49B5FAE2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</w:tr>
    <w:tr w:rsidR="003A2F7D" w14:paraId="72C512F8" w14:textId="77777777" w:rsidTr="004D3E39">
      <w:trPr>
        <w:cantSplit/>
        <w:trHeight w:hRule="exact" w:val="284"/>
      </w:trPr>
      <w:tc>
        <w:tcPr>
          <w:tcW w:w="288" w:type="dxa"/>
          <w:vMerge/>
          <w:textDirection w:val="btLr"/>
          <w:vAlign w:val="center"/>
        </w:tcPr>
        <w:p w14:paraId="27654FA4" w14:textId="77777777" w:rsidR="003A2F7D" w:rsidRDefault="003A2F7D" w:rsidP="000873F3">
          <w:pPr>
            <w:pStyle w:val="aff7"/>
            <w:ind w:left="57" w:right="57"/>
            <w:jc w:val="center"/>
            <w:rPr>
              <w:rFonts w:ascii="GOST type A" w:hAnsi="GOST type A"/>
              <w:i/>
              <w:sz w:val="26"/>
              <w:lang w:val="ru-RU"/>
            </w:rPr>
          </w:pPr>
        </w:p>
      </w:tc>
      <w:tc>
        <w:tcPr>
          <w:tcW w:w="336" w:type="dxa"/>
          <w:vMerge/>
        </w:tcPr>
        <w:p w14:paraId="74AD1746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978" w:type="dxa"/>
          <w:gridSpan w:val="2"/>
          <w:tcBorders>
            <w:top w:val="single" w:sz="6" w:space="0" w:color="auto"/>
            <w:right w:val="single" w:sz="6" w:space="0" w:color="auto"/>
          </w:tcBorders>
        </w:tcPr>
        <w:p w14:paraId="2F62CA52" w14:textId="77777777" w:rsidR="003A2F7D" w:rsidRDefault="003A2F7D" w:rsidP="000873F3">
          <w:pPr>
            <w:pStyle w:val="aff7"/>
            <w:rPr>
              <w:rFonts w:ascii="GOST type A" w:hAnsi="GOST type A"/>
              <w:sz w:val="24"/>
              <w:lang w:val="ru-RU"/>
            </w:rPr>
          </w:pPr>
          <w:r>
            <w:rPr>
              <w:rFonts w:ascii="GOST type A" w:hAnsi="GOST type A"/>
              <w:i/>
              <w:sz w:val="26"/>
              <w:lang w:val="ru-RU"/>
            </w:rPr>
            <w:t>Утв.</w:t>
          </w:r>
        </w:p>
      </w:tc>
      <w:tc>
        <w:tcPr>
          <w:tcW w:w="1470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7BF88939" w14:textId="398851E2" w:rsidR="003A2F7D" w:rsidRPr="005F1C5D" w:rsidRDefault="003A2F7D" w:rsidP="000873F3">
          <w:pPr>
            <w:pStyle w:val="aff7"/>
            <w:ind w:left="6"/>
            <w:rPr>
              <w:rFonts w:ascii="GOST type A" w:hAnsi="GOST type A"/>
              <w:i/>
              <w:sz w:val="26"/>
              <w:szCs w:val="26"/>
              <w:lang w:val="ru-RU"/>
            </w:rPr>
          </w:pPr>
        </w:p>
      </w:tc>
      <w:tc>
        <w:tcPr>
          <w:tcW w:w="672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08B53CF5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768" w:type="dxa"/>
          <w:tcBorders>
            <w:top w:val="single" w:sz="6" w:space="0" w:color="auto"/>
            <w:left w:val="single" w:sz="6" w:space="0" w:color="auto"/>
          </w:tcBorders>
        </w:tcPr>
        <w:p w14:paraId="2BF03030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4090" w:type="dxa"/>
          <w:vMerge/>
        </w:tcPr>
        <w:p w14:paraId="38756938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  <w:tc>
        <w:tcPr>
          <w:tcW w:w="2313" w:type="dxa"/>
          <w:gridSpan w:val="5"/>
          <w:vMerge/>
        </w:tcPr>
        <w:p w14:paraId="0B5263A3" w14:textId="77777777" w:rsidR="003A2F7D" w:rsidRDefault="003A2F7D" w:rsidP="000873F3">
          <w:pPr>
            <w:pStyle w:val="aff7"/>
            <w:ind w:left="284" w:right="284"/>
            <w:rPr>
              <w:rFonts w:ascii="GOST type A" w:hAnsi="GOST type A"/>
              <w:sz w:val="24"/>
              <w:lang w:val="ru-RU"/>
            </w:rPr>
          </w:pPr>
        </w:p>
      </w:tc>
    </w:tr>
  </w:tbl>
  <w:p w14:paraId="0D759B20" w14:textId="77777777" w:rsidR="003A2F7D" w:rsidRPr="00D47290" w:rsidRDefault="003A2F7D" w:rsidP="000873F3">
    <w:pPr>
      <w:tabs>
        <w:tab w:val="left" w:pos="2746"/>
        <w:tab w:val="right" w:pos="8789"/>
        <w:tab w:val="right" w:pos="10007"/>
      </w:tabs>
      <w:ind w:left="426" w:right="57"/>
      <w:rPr>
        <w:rFonts w:ascii="GOST type A" w:hAnsi="GOST type A"/>
        <w:i/>
        <w:sz w:val="22"/>
        <w:szCs w:val="22"/>
      </w:rPr>
    </w:pPr>
    <w:r>
      <w:rPr>
        <w:rFonts w:ascii="GOST type A" w:hAnsi="GOST type A"/>
        <w:i/>
        <w:sz w:val="22"/>
        <w:szCs w:val="22"/>
      </w:rPr>
      <w:tab/>
    </w:r>
    <w:r>
      <w:rPr>
        <w:rFonts w:ascii="GOST type A" w:hAnsi="GOST type A"/>
        <w:i/>
        <w:sz w:val="22"/>
        <w:szCs w:val="22"/>
      </w:rPr>
      <w:tab/>
    </w:r>
    <w:r>
      <w:rPr>
        <w:rFonts w:ascii="GOST type A" w:hAnsi="GOST type A"/>
        <w:i/>
        <w:sz w:val="22"/>
        <w:szCs w:val="22"/>
      </w:rPr>
      <w:tab/>
    </w:r>
    <w:r w:rsidRPr="00D47290">
      <w:rPr>
        <w:rFonts w:ascii="GOST type A" w:hAnsi="GOST type A"/>
        <w:i/>
        <w:sz w:val="22"/>
        <w:szCs w:val="22"/>
      </w:rPr>
      <w:t>Формат А4</w:t>
    </w:r>
  </w:p>
  <w:p w14:paraId="73CCC4CF" w14:textId="77777777" w:rsidR="003A2F7D" w:rsidRDefault="003A2F7D" w:rsidP="000873F3">
    <w:pPr>
      <w:tabs>
        <w:tab w:val="left" w:pos="8789"/>
      </w:tabs>
    </w:pPr>
    <w:r>
      <w:tab/>
    </w:r>
  </w:p>
  <w:p w14:paraId="5927B081" w14:textId="1B70EAF7" w:rsidR="003A2F7D" w:rsidRPr="000873F3" w:rsidRDefault="003A2F7D" w:rsidP="000873F3">
    <w:pPr>
      <w:pStyle w:val="af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082" w:type="dxa"/>
      <w:tblInd w:w="-666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5"/>
      <w:gridCol w:w="398"/>
      <w:gridCol w:w="10399"/>
    </w:tblGrid>
    <w:tr w:rsidR="003A2F7D" w14:paraId="57D25B7F" w14:textId="77777777" w:rsidTr="004D3E39">
      <w:trPr>
        <w:cantSplit/>
        <w:trHeight w:val="7432"/>
      </w:trPr>
      <w:tc>
        <w:tcPr>
          <w:tcW w:w="285" w:type="dxa"/>
          <w:tcBorders>
            <w:bottom w:val="single" w:sz="12" w:space="0" w:color="auto"/>
          </w:tcBorders>
        </w:tcPr>
        <w:p w14:paraId="32CB6D12" w14:textId="552C619E" w:rsidR="003A2F7D" w:rsidRDefault="003A2F7D" w:rsidP="00986C99">
          <w:pPr>
            <w:ind w:left="284" w:right="360"/>
            <w:rPr>
              <w:rFonts w:ascii="GOST type A" w:hAnsi="GOST type A"/>
              <w:sz w:val="24"/>
            </w:rPr>
          </w:pPr>
          <w:r>
            <w:rPr>
              <w:rStyle w:val="aa"/>
            </w:rPr>
            <w:fldChar w:fldCharType="begin"/>
          </w:r>
          <w:r>
            <w:rPr>
              <w:rStyle w:val="aa"/>
            </w:rPr>
            <w:instrText xml:space="preserve"> PAGE </w:instrText>
          </w:r>
          <w:r>
            <w:rPr>
              <w:rStyle w:val="aa"/>
            </w:rPr>
            <w:fldChar w:fldCharType="separate"/>
          </w:r>
          <w:r w:rsidR="00BC2C96">
            <w:rPr>
              <w:rStyle w:val="aa"/>
              <w:noProof/>
            </w:rPr>
            <w:t>1</w:t>
          </w:r>
          <w:r>
            <w:rPr>
              <w:rStyle w:val="aa"/>
            </w:rPr>
            <w:fldChar w:fldCharType="end"/>
          </w:r>
          <w:r>
            <w:rPr>
              <w:rStyle w:val="aa"/>
            </w:rPr>
            <w:fldChar w:fldCharType="begin"/>
          </w:r>
          <w:r>
            <w:rPr>
              <w:rStyle w:val="aa"/>
            </w:rPr>
            <w:instrText xml:space="preserve"> PAGE </w:instrText>
          </w:r>
          <w:r>
            <w:rPr>
              <w:rStyle w:val="aa"/>
            </w:rPr>
            <w:fldChar w:fldCharType="separate"/>
          </w:r>
          <w:r w:rsidR="00BC2C96">
            <w:rPr>
              <w:rStyle w:val="aa"/>
              <w:noProof/>
            </w:rPr>
            <w:t>1</w:t>
          </w:r>
          <w:r>
            <w:rPr>
              <w:rStyle w:val="aa"/>
            </w:rPr>
            <w:fldChar w:fldCharType="end"/>
          </w:r>
          <w:r>
            <w:rPr>
              <w:rStyle w:val="aa"/>
            </w:rPr>
            <w:fldChar w:fldCharType="begin"/>
          </w:r>
          <w:r>
            <w:rPr>
              <w:rStyle w:val="aa"/>
            </w:rPr>
            <w:instrText xml:space="preserve"> PAGE </w:instrText>
          </w:r>
          <w:r>
            <w:rPr>
              <w:rStyle w:val="aa"/>
            </w:rPr>
            <w:fldChar w:fldCharType="separate"/>
          </w:r>
          <w:r w:rsidR="00BC2C96">
            <w:rPr>
              <w:rStyle w:val="aa"/>
              <w:noProof/>
            </w:rPr>
            <w:t>1</w:t>
          </w:r>
          <w:r>
            <w:rPr>
              <w:rStyle w:val="aa"/>
            </w:rPr>
            <w:fldChar w:fldCharType="end"/>
          </w:r>
        </w:p>
      </w:tc>
      <w:tc>
        <w:tcPr>
          <w:tcW w:w="398" w:type="dxa"/>
          <w:tcBorders>
            <w:bottom w:val="single" w:sz="12" w:space="0" w:color="auto"/>
            <w:right w:val="single" w:sz="12" w:space="0" w:color="auto"/>
          </w:tcBorders>
        </w:tcPr>
        <w:p w14:paraId="41241CD6" w14:textId="77777777" w:rsidR="003A2F7D" w:rsidRDefault="003A2F7D" w:rsidP="00986C99">
          <w:pPr>
            <w:ind w:left="284" w:right="284"/>
            <w:rPr>
              <w:rFonts w:ascii="GOST type A" w:hAnsi="GOST type A"/>
              <w:sz w:val="24"/>
            </w:rPr>
          </w:pPr>
        </w:p>
      </w:tc>
      <w:tc>
        <w:tcPr>
          <w:tcW w:w="10399" w:type="dxa"/>
          <w:vMerge w:val="restart"/>
          <w:tcBorders>
            <w:top w:val="single" w:sz="12" w:space="0" w:color="auto"/>
            <w:left w:val="nil"/>
            <w:right w:val="single" w:sz="12" w:space="0" w:color="auto"/>
          </w:tcBorders>
        </w:tcPr>
        <w:p w14:paraId="21731AA8" w14:textId="77777777" w:rsidR="003A2F7D" w:rsidRDefault="003A2F7D" w:rsidP="00986C99">
          <w:pPr>
            <w:ind w:left="284" w:right="284"/>
            <w:rPr>
              <w:rFonts w:ascii="GOST type A" w:hAnsi="GOST type A"/>
              <w:sz w:val="24"/>
            </w:rPr>
          </w:pPr>
        </w:p>
      </w:tc>
    </w:tr>
    <w:tr w:rsidR="003A2F7D" w14:paraId="4EE0ED1C" w14:textId="77777777" w:rsidTr="004D3E39">
      <w:trPr>
        <w:cantSplit/>
        <w:trHeight w:hRule="exact" w:val="1966"/>
      </w:trPr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3C0D0761" w14:textId="77777777" w:rsidR="003A2F7D" w:rsidRPr="00A93166" w:rsidRDefault="003A2F7D" w:rsidP="00986C99">
          <w:pPr>
            <w:ind w:left="57" w:right="57"/>
            <w:jc w:val="center"/>
            <w:rPr>
              <w:rFonts w:ascii="GOST type A" w:hAnsi="GOST type A"/>
              <w:i/>
              <w:sz w:val="24"/>
              <w:szCs w:val="24"/>
            </w:rPr>
          </w:pPr>
          <w:r w:rsidRPr="00A93166">
            <w:rPr>
              <w:rFonts w:ascii="GOST type A" w:hAnsi="GOST type A"/>
              <w:i/>
              <w:sz w:val="24"/>
              <w:szCs w:val="24"/>
            </w:rPr>
            <w:t>Подп. и дата</w:t>
          </w:r>
        </w:p>
      </w:tc>
      <w:tc>
        <w:tcPr>
          <w:tcW w:w="3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AE0F1D3" w14:textId="77777777" w:rsidR="003A2F7D" w:rsidRDefault="003A2F7D" w:rsidP="00986C99">
          <w:pPr>
            <w:ind w:left="284" w:right="284"/>
            <w:rPr>
              <w:rFonts w:ascii="GOST type A" w:hAnsi="GOST type A"/>
              <w:sz w:val="24"/>
            </w:rPr>
          </w:pPr>
        </w:p>
      </w:tc>
      <w:tc>
        <w:tcPr>
          <w:tcW w:w="10399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02AA007A" w14:textId="77777777" w:rsidR="003A2F7D" w:rsidRDefault="003A2F7D" w:rsidP="00986C99">
          <w:pPr>
            <w:ind w:left="284" w:right="284"/>
            <w:rPr>
              <w:rFonts w:ascii="GOST type A" w:hAnsi="GOST type A"/>
              <w:sz w:val="24"/>
            </w:rPr>
          </w:pPr>
        </w:p>
      </w:tc>
    </w:tr>
    <w:tr w:rsidR="003A2F7D" w14:paraId="361D0C5B" w14:textId="77777777" w:rsidTr="004D3E39">
      <w:trPr>
        <w:cantSplit/>
        <w:trHeight w:hRule="exact" w:val="1404"/>
      </w:trPr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25F52C22" w14:textId="77777777" w:rsidR="003A2F7D" w:rsidRPr="00A93166" w:rsidRDefault="003A2F7D" w:rsidP="00986C99">
          <w:pPr>
            <w:ind w:left="57" w:right="57"/>
            <w:jc w:val="center"/>
            <w:rPr>
              <w:rFonts w:ascii="GOST type A" w:hAnsi="GOST type A"/>
              <w:i/>
              <w:sz w:val="24"/>
              <w:szCs w:val="24"/>
            </w:rPr>
          </w:pPr>
          <w:r w:rsidRPr="00A93166">
            <w:rPr>
              <w:rFonts w:ascii="GOST type A" w:hAnsi="GOST type A"/>
              <w:i/>
              <w:sz w:val="24"/>
              <w:szCs w:val="24"/>
            </w:rPr>
            <w:t xml:space="preserve">Инв. № </w:t>
          </w:r>
          <w:proofErr w:type="spellStart"/>
          <w:r w:rsidRPr="00A93166">
            <w:rPr>
              <w:rFonts w:ascii="GOST type A" w:hAnsi="GOST type A"/>
              <w:i/>
              <w:sz w:val="24"/>
              <w:szCs w:val="24"/>
            </w:rPr>
            <w:t>дубл</w:t>
          </w:r>
          <w:proofErr w:type="spellEnd"/>
          <w:r w:rsidRPr="00A93166">
            <w:rPr>
              <w:rFonts w:ascii="GOST type A" w:hAnsi="GOST type A"/>
              <w:i/>
              <w:sz w:val="24"/>
              <w:szCs w:val="24"/>
            </w:rPr>
            <w:t>.</w:t>
          </w:r>
        </w:p>
      </w:tc>
      <w:tc>
        <w:tcPr>
          <w:tcW w:w="3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9AAE07A" w14:textId="77777777" w:rsidR="003A2F7D" w:rsidRDefault="003A2F7D" w:rsidP="00986C99">
          <w:pPr>
            <w:ind w:left="284" w:right="284"/>
            <w:rPr>
              <w:rFonts w:ascii="GOST type A" w:hAnsi="GOST type A"/>
              <w:sz w:val="24"/>
            </w:rPr>
          </w:pPr>
        </w:p>
      </w:tc>
      <w:tc>
        <w:tcPr>
          <w:tcW w:w="10399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3B729724" w14:textId="77777777" w:rsidR="003A2F7D" w:rsidRDefault="003A2F7D" w:rsidP="00986C99">
          <w:pPr>
            <w:ind w:left="284" w:right="284"/>
            <w:rPr>
              <w:rFonts w:ascii="GOST type A" w:hAnsi="GOST type A"/>
              <w:sz w:val="24"/>
            </w:rPr>
          </w:pPr>
        </w:p>
      </w:tc>
    </w:tr>
    <w:tr w:rsidR="003A2F7D" w14:paraId="0EABBEC5" w14:textId="77777777" w:rsidTr="004D3E39">
      <w:trPr>
        <w:cantSplit/>
        <w:trHeight w:hRule="exact" w:val="1404"/>
      </w:trPr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136FD574" w14:textId="77777777" w:rsidR="003A2F7D" w:rsidRPr="00A93166" w:rsidRDefault="003A2F7D" w:rsidP="00986C99">
          <w:pPr>
            <w:ind w:left="57" w:right="57"/>
            <w:jc w:val="center"/>
            <w:rPr>
              <w:rFonts w:ascii="GOST type A" w:hAnsi="GOST type A"/>
              <w:i/>
              <w:sz w:val="24"/>
              <w:szCs w:val="24"/>
            </w:rPr>
          </w:pPr>
          <w:proofErr w:type="spellStart"/>
          <w:r w:rsidRPr="00A93166">
            <w:rPr>
              <w:rFonts w:ascii="GOST type A" w:hAnsi="GOST type A"/>
              <w:i/>
              <w:sz w:val="24"/>
              <w:szCs w:val="24"/>
            </w:rPr>
            <w:t>Взам</w:t>
          </w:r>
          <w:proofErr w:type="spellEnd"/>
          <w:r w:rsidRPr="00A93166">
            <w:rPr>
              <w:rFonts w:ascii="GOST type A" w:hAnsi="GOST type A"/>
              <w:i/>
              <w:sz w:val="24"/>
              <w:szCs w:val="24"/>
            </w:rPr>
            <w:t>. инв. №</w:t>
          </w:r>
        </w:p>
      </w:tc>
      <w:tc>
        <w:tcPr>
          <w:tcW w:w="3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45C872D" w14:textId="77777777" w:rsidR="003A2F7D" w:rsidRDefault="003A2F7D" w:rsidP="00986C99">
          <w:pPr>
            <w:ind w:left="284" w:right="284"/>
            <w:rPr>
              <w:rFonts w:ascii="GOST type A" w:hAnsi="GOST type A"/>
              <w:sz w:val="24"/>
            </w:rPr>
          </w:pPr>
        </w:p>
      </w:tc>
      <w:tc>
        <w:tcPr>
          <w:tcW w:w="10399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2CBAA07E" w14:textId="77777777" w:rsidR="003A2F7D" w:rsidRDefault="003A2F7D" w:rsidP="00986C99">
          <w:pPr>
            <w:ind w:left="284" w:right="284"/>
            <w:rPr>
              <w:rFonts w:ascii="GOST type A" w:hAnsi="GOST type A"/>
              <w:sz w:val="24"/>
            </w:rPr>
          </w:pPr>
        </w:p>
      </w:tc>
    </w:tr>
    <w:tr w:rsidR="003A2F7D" w14:paraId="423ADFCF" w14:textId="77777777" w:rsidTr="004D3E39">
      <w:trPr>
        <w:cantSplit/>
        <w:trHeight w:val="1966"/>
      </w:trPr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6DC2397F" w14:textId="77777777" w:rsidR="003A2F7D" w:rsidRPr="00A93166" w:rsidRDefault="003A2F7D" w:rsidP="00986C99">
          <w:pPr>
            <w:ind w:left="57" w:right="57"/>
            <w:jc w:val="center"/>
            <w:rPr>
              <w:rFonts w:ascii="GOST type A" w:hAnsi="GOST type A"/>
              <w:i/>
              <w:sz w:val="24"/>
              <w:szCs w:val="24"/>
            </w:rPr>
          </w:pPr>
          <w:r w:rsidRPr="00A93166">
            <w:rPr>
              <w:rFonts w:ascii="GOST type A" w:hAnsi="GOST type A"/>
              <w:i/>
              <w:sz w:val="24"/>
              <w:szCs w:val="24"/>
            </w:rPr>
            <w:t>Подп. и дата</w:t>
          </w:r>
        </w:p>
      </w:tc>
      <w:tc>
        <w:tcPr>
          <w:tcW w:w="3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F24A43D" w14:textId="77777777" w:rsidR="003A2F7D" w:rsidRDefault="003A2F7D" w:rsidP="00986C99">
          <w:pPr>
            <w:ind w:left="284" w:right="284"/>
            <w:rPr>
              <w:rFonts w:ascii="GOST type A" w:hAnsi="GOST type A"/>
              <w:sz w:val="24"/>
            </w:rPr>
          </w:pPr>
        </w:p>
      </w:tc>
      <w:tc>
        <w:tcPr>
          <w:tcW w:w="10399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4BBD8F9A" w14:textId="77777777" w:rsidR="003A2F7D" w:rsidRDefault="003A2F7D" w:rsidP="00986C99">
          <w:pPr>
            <w:ind w:left="284" w:right="284"/>
            <w:rPr>
              <w:rFonts w:ascii="GOST type A" w:hAnsi="GOST type A"/>
              <w:sz w:val="24"/>
            </w:rPr>
          </w:pPr>
        </w:p>
      </w:tc>
    </w:tr>
    <w:tr w:rsidR="003A2F7D" w14:paraId="624BC1FF" w14:textId="77777777" w:rsidTr="004D3E39">
      <w:trPr>
        <w:cantSplit/>
        <w:trHeight w:val="1404"/>
      </w:trPr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67A8F25F" w14:textId="77777777" w:rsidR="003A2F7D" w:rsidRPr="00A93166" w:rsidRDefault="003A2F7D" w:rsidP="00986C99">
          <w:pPr>
            <w:ind w:left="57" w:right="57"/>
            <w:jc w:val="center"/>
            <w:rPr>
              <w:rFonts w:ascii="GOST type A" w:hAnsi="GOST type A"/>
              <w:i/>
              <w:sz w:val="24"/>
              <w:szCs w:val="24"/>
            </w:rPr>
          </w:pPr>
          <w:r w:rsidRPr="00A93166">
            <w:rPr>
              <w:rFonts w:ascii="GOST type A" w:hAnsi="GOST type A"/>
              <w:i/>
              <w:sz w:val="24"/>
              <w:szCs w:val="24"/>
            </w:rPr>
            <w:t>Инв. № подл.</w:t>
          </w:r>
        </w:p>
      </w:tc>
      <w:tc>
        <w:tcPr>
          <w:tcW w:w="3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7670F1C" w14:textId="77777777" w:rsidR="003A2F7D" w:rsidRDefault="003A2F7D" w:rsidP="00986C99">
          <w:pPr>
            <w:ind w:left="284" w:right="284"/>
            <w:rPr>
              <w:rFonts w:ascii="GOST type A" w:hAnsi="GOST type A"/>
              <w:sz w:val="24"/>
            </w:rPr>
          </w:pPr>
        </w:p>
      </w:tc>
      <w:tc>
        <w:tcPr>
          <w:tcW w:w="1039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7BB94E4" w14:textId="77777777" w:rsidR="003A2F7D" w:rsidRDefault="003A2F7D" w:rsidP="00986C99">
          <w:pPr>
            <w:ind w:left="284" w:right="284"/>
            <w:rPr>
              <w:rFonts w:ascii="GOST type A" w:hAnsi="GOST type A"/>
              <w:sz w:val="24"/>
            </w:rPr>
          </w:pPr>
        </w:p>
      </w:tc>
    </w:tr>
  </w:tbl>
  <w:p w14:paraId="0F5E454E" w14:textId="77777777" w:rsidR="003A2F7D" w:rsidRDefault="003A2F7D" w:rsidP="00986C99">
    <w:pPr>
      <w:pStyle w:val="aff5"/>
    </w:pPr>
  </w:p>
  <w:p w14:paraId="0C12B068" w14:textId="77777777" w:rsidR="003A2F7D" w:rsidRDefault="003A2F7D">
    <w:pPr>
      <w:pStyle w:val="aff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016" w:type="dxa"/>
      <w:tblInd w:w="-672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8"/>
      <w:gridCol w:w="310"/>
      <w:gridCol w:w="498"/>
      <w:gridCol w:w="569"/>
      <w:gridCol w:w="1225"/>
      <w:gridCol w:w="828"/>
      <w:gridCol w:w="607"/>
      <w:gridCol w:w="6091"/>
      <w:gridCol w:w="600"/>
    </w:tblGrid>
    <w:tr w:rsidR="003A2F7D" w14:paraId="2A3AE5AC" w14:textId="77777777">
      <w:trPr>
        <w:cantSplit/>
        <w:trHeight w:val="7612"/>
      </w:trPr>
      <w:tc>
        <w:tcPr>
          <w:tcW w:w="288" w:type="dxa"/>
          <w:tcBorders>
            <w:bottom w:val="single" w:sz="12" w:space="0" w:color="auto"/>
          </w:tcBorders>
        </w:tcPr>
        <w:p w14:paraId="151E66BB" w14:textId="77777777" w:rsidR="003A2F7D" w:rsidRDefault="003A2F7D">
          <w:pPr>
            <w:ind w:left="284" w:right="360"/>
            <w:rPr>
              <w:rFonts w:ascii="GOST type A" w:hAnsi="GOST type A"/>
              <w:sz w:val="24"/>
            </w:rPr>
          </w:pPr>
        </w:p>
      </w:tc>
      <w:tc>
        <w:tcPr>
          <w:tcW w:w="310" w:type="dxa"/>
          <w:tcBorders>
            <w:bottom w:val="single" w:sz="12" w:space="0" w:color="auto"/>
            <w:right w:val="single" w:sz="12" w:space="0" w:color="auto"/>
          </w:tcBorders>
        </w:tcPr>
        <w:p w14:paraId="4A57BEF1" w14:textId="77777777" w:rsidR="003A2F7D" w:rsidRDefault="003A2F7D">
          <w:pPr>
            <w:ind w:left="284" w:right="284"/>
            <w:rPr>
              <w:rFonts w:ascii="GOST type A" w:hAnsi="GOST type A"/>
              <w:sz w:val="24"/>
            </w:rPr>
          </w:pPr>
        </w:p>
      </w:tc>
      <w:tc>
        <w:tcPr>
          <w:tcW w:w="10418" w:type="dxa"/>
          <w:gridSpan w:val="7"/>
          <w:tcBorders>
            <w:top w:val="single" w:sz="12" w:space="0" w:color="auto"/>
            <w:left w:val="nil"/>
            <w:bottom w:val="nil"/>
            <w:right w:val="single" w:sz="12" w:space="0" w:color="auto"/>
          </w:tcBorders>
        </w:tcPr>
        <w:p w14:paraId="2345076F" w14:textId="77777777" w:rsidR="003A2F7D" w:rsidRPr="007363B2" w:rsidRDefault="003A2F7D" w:rsidP="007363B2">
          <w:pPr>
            <w:tabs>
              <w:tab w:val="left" w:pos="1665"/>
            </w:tabs>
            <w:rPr>
              <w:lang w:val="en-US"/>
            </w:rPr>
          </w:pPr>
          <w:r>
            <w:rPr>
              <w:lang w:val="en-US"/>
            </w:rPr>
            <w:tab/>
          </w:r>
        </w:p>
      </w:tc>
    </w:tr>
    <w:tr w:rsidR="003A2F7D" w14:paraId="31CF000C" w14:textId="77777777">
      <w:trPr>
        <w:cantSplit/>
        <w:trHeight w:hRule="exact" w:val="1985"/>
      </w:trPr>
      <w:tc>
        <w:tcPr>
          <w:tcW w:w="28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3089C1BD" w14:textId="77777777" w:rsidR="003A2F7D" w:rsidRPr="00A93166" w:rsidRDefault="003A2F7D">
          <w:pPr>
            <w:ind w:left="57" w:right="57"/>
            <w:jc w:val="center"/>
            <w:rPr>
              <w:rFonts w:ascii="GOST type A" w:hAnsi="GOST type A"/>
              <w:i/>
              <w:sz w:val="24"/>
              <w:szCs w:val="24"/>
            </w:rPr>
          </w:pPr>
          <w:r w:rsidRPr="00A93166">
            <w:rPr>
              <w:rFonts w:ascii="GOST type A" w:hAnsi="GOST type A"/>
              <w:i/>
              <w:sz w:val="24"/>
              <w:szCs w:val="24"/>
            </w:rPr>
            <w:t>Подп. и дата</w:t>
          </w:r>
        </w:p>
      </w:tc>
      <w:tc>
        <w:tcPr>
          <w:tcW w:w="3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2FDA49BA" w14:textId="77777777" w:rsidR="003A2F7D" w:rsidRDefault="003A2F7D">
          <w:pPr>
            <w:ind w:left="284" w:right="284"/>
            <w:jc w:val="center"/>
            <w:rPr>
              <w:rFonts w:ascii="GOST type A" w:hAnsi="GOST type A"/>
              <w:sz w:val="24"/>
            </w:rPr>
          </w:pPr>
        </w:p>
      </w:tc>
      <w:tc>
        <w:tcPr>
          <w:tcW w:w="10418" w:type="dxa"/>
          <w:gridSpan w:val="7"/>
          <w:vMerge w:val="restart"/>
          <w:tcBorders>
            <w:top w:val="nil"/>
            <w:left w:val="single" w:sz="12" w:space="0" w:color="auto"/>
            <w:bottom w:val="nil"/>
            <w:right w:val="single" w:sz="12" w:space="0" w:color="auto"/>
          </w:tcBorders>
        </w:tcPr>
        <w:p w14:paraId="644B24C8" w14:textId="77777777" w:rsidR="003A2F7D" w:rsidRDefault="003A2F7D">
          <w:pPr>
            <w:ind w:left="284" w:right="284"/>
            <w:rPr>
              <w:rFonts w:ascii="GOST type A" w:hAnsi="GOST type A"/>
              <w:sz w:val="24"/>
            </w:rPr>
          </w:pPr>
        </w:p>
      </w:tc>
    </w:tr>
    <w:tr w:rsidR="003A2F7D" w14:paraId="54A035F3" w14:textId="77777777">
      <w:trPr>
        <w:cantSplit/>
        <w:trHeight w:hRule="exact" w:val="1418"/>
      </w:trPr>
      <w:tc>
        <w:tcPr>
          <w:tcW w:w="28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6D419BB5" w14:textId="77777777" w:rsidR="003A2F7D" w:rsidRPr="00A93166" w:rsidRDefault="003A2F7D">
          <w:pPr>
            <w:ind w:left="57" w:right="57"/>
            <w:jc w:val="center"/>
            <w:rPr>
              <w:rFonts w:ascii="GOST type A" w:hAnsi="GOST type A"/>
              <w:i/>
              <w:sz w:val="24"/>
              <w:szCs w:val="24"/>
            </w:rPr>
          </w:pPr>
          <w:r w:rsidRPr="00A93166">
            <w:rPr>
              <w:rFonts w:ascii="GOST type A" w:hAnsi="GOST type A"/>
              <w:i/>
              <w:sz w:val="24"/>
              <w:szCs w:val="24"/>
            </w:rPr>
            <w:t xml:space="preserve">Инв. № </w:t>
          </w:r>
          <w:proofErr w:type="spellStart"/>
          <w:r w:rsidRPr="00A93166">
            <w:rPr>
              <w:rFonts w:ascii="GOST type A" w:hAnsi="GOST type A"/>
              <w:i/>
              <w:sz w:val="24"/>
              <w:szCs w:val="24"/>
            </w:rPr>
            <w:t>дубл</w:t>
          </w:r>
          <w:proofErr w:type="spellEnd"/>
          <w:r w:rsidRPr="00A93166">
            <w:rPr>
              <w:rFonts w:ascii="GOST type A" w:hAnsi="GOST type A"/>
              <w:i/>
              <w:sz w:val="24"/>
              <w:szCs w:val="24"/>
            </w:rPr>
            <w:t>.</w:t>
          </w:r>
        </w:p>
      </w:tc>
      <w:tc>
        <w:tcPr>
          <w:tcW w:w="3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08FF564F" w14:textId="77777777" w:rsidR="003A2F7D" w:rsidRPr="00A93166" w:rsidRDefault="003A2F7D">
          <w:pPr>
            <w:ind w:left="284" w:right="284"/>
            <w:jc w:val="center"/>
            <w:rPr>
              <w:rFonts w:ascii="GOST type A" w:hAnsi="GOST type A"/>
              <w:sz w:val="24"/>
              <w:szCs w:val="24"/>
            </w:rPr>
          </w:pPr>
        </w:p>
      </w:tc>
      <w:tc>
        <w:tcPr>
          <w:tcW w:w="10418" w:type="dxa"/>
          <w:gridSpan w:val="7"/>
          <w:vMerge/>
          <w:tcBorders>
            <w:top w:val="nil"/>
            <w:left w:val="single" w:sz="12" w:space="0" w:color="auto"/>
            <w:bottom w:val="nil"/>
            <w:right w:val="single" w:sz="12" w:space="0" w:color="auto"/>
          </w:tcBorders>
        </w:tcPr>
        <w:p w14:paraId="469EC960" w14:textId="77777777" w:rsidR="003A2F7D" w:rsidRDefault="003A2F7D">
          <w:pPr>
            <w:ind w:left="284" w:right="284"/>
            <w:rPr>
              <w:rFonts w:ascii="GOST type A" w:hAnsi="GOST type A"/>
              <w:sz w:val="24"/>
            </w:rPr>
          </w:pPr>
        </w:p>
      </w:tc>
    </w:tr>
    <w:tr w:rsidR="003A2F7D" w14:paraId="5B56812B" w14:textId="77777777">
      <w:trPr>
        <w:cantSplit/>
        <w:trHeight w:hRule="exact" w:val="1418"/>
      </w:trPr>
      <w:tc>
        <w:tcPr>
          <w:tcW w:w="28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21428F75" w14:textId="77777777" w:rsidR="003A2F7D" w:rsidRPr="00A93166" w:rsidRDefault="003A2F7D">
          <w:pPr>
            <w:ind w:left="57" w:right="57"/>
            <w:jc w:val="center"/>
            <w:rPr>
              <w:rFonts w:ascii="GOST type A" w:hAnsi="GOST type A"/>
              <w:i/>
              <w:sz w:val="24"/>
              <w:szCs w:val="24"/>
            </w:rPr>
          </w:pPr>
          <w:proofErr w:type="spellStart"/>
          <w:r w:rsidRPr="00A93166">
            <w:rPr>
              <w:rFonts w:ascii="GOST type A" w:hAnsi="GOST type A"/>
              <w:i/>
              <w:sz w:val="24"/>
              <w:szCs w:val="24"/>
            </w:rPr>
            <w:t>Взам</w:t>
          </w:r>
          <w:proofErr w:type="spellEnd"/>
          <w:r w:rsidRPr="00A93166">
            <w:rPr>
              <w:rFonts w:ascii="GOST type A" w:hAnsi="GOST type A"/>
              <w:i/>
              <w:sz w:val="24"/>
              <w:szCs w:val="24"/>
            </w:rPr>
            <w:t>. Инв. №</w:t>
          </w:r>
        </w:p>
      </w:tc>
      <w:tc>
        <w:tcPr>
          <w:tcW w:w="3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11864FBA" w14:textId="77777777" w:rsidR="003A2F7D" w:rsidRDefault="003A2F7D">
          <w:pPr>
            <w:ind w:left="284" w:right="284"/>
            <w:jc w:val="center"/>
            <w:rPr>
              <w:rFonts w:ascii="GOST type A" w:hAnsi="GOST type A"/>
              <w:sz w:val="24"/>
            </w:rPr>
          </w:pPr>
        </w:p>
      </w:tc>
      <w:tc>
        <w:tcPr>
          <w:tcW w:w="10418" w:type="dxa"/>
          <w:gridSpan w:val="7"/>
          <w:vMerge/>
          <w:tcBorders>
            <w:top w:val="nil"/>
            <w:left w:val="single" w:sz="12" w:space="0" w:color="auto"/>
            <w:bottom w:val="nil"/>
            <w:right w:val="single" w:sz="12" w:space="0" w:color="auto"/>
          </w:tcBorders>
        </w:tcPr>
        <w:p w14:paraId="68AD4C56" w14:textId="77777777" w:rsidR="003A2F7D" w:rsidRDefault="003A2F7D">
          <w:pPr>
            <w:ind w:left="284" w:right="284"/>
            <w:rPr>
              <w:rFonts w:ascii="GOST type A" w:hAnsi="GOST type A"/>
              <w:sz w:val="24"/>
            </w:rPr>
          </w:pPr>
        </w:p>
      </w:tc>
    </w:tr>
    <w:tr w:rsidR="003A2F7D" w14:paraId="6EEC9241" w14:textId="77777777">
      <w:trPr>
        <w:cantSplit/>
        <w:trHeight w:val="1985"/>
      </w:trPr>
      <w:tc>
        <w:tcPr>
          <w:tcW w:w="28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20A6271D" w14:textId="77777777" w:rsidR="003A2F7D" w:rsidRPr="00A93166" w:rsidRDefault="003A2F7D">
          <w:pPr>
            <w:ind w:left="57" w:right="57"/>
            <w:jc w:val="center"/>
            <w:rPr>
              <w:rFonts w:ascii="GOST type A" w:hAnsi="GOST type A"/>
              <w:i/>
              <w:sz w:val="24"/>
              <w:szCs w:val="24"/>
            </w:rPr>
          </w:pPr>
          <w:r w:rsidRPr="00A93166">
            <w:rPr>
              <w:rFonts w:ascii="GOST type A" w:hAnsi="GOST type A"/>
              <w:i/>
              <w:sz w:val="24"/>
              <w:szCs w:val="24"/>
            </w:rPr>
            <w:t>Подп. и дата</w:t>
          </w:r>
        </w:p>
      </w:tc>
      <w:tc>
        <w:tcPr>
          <w:tcW w:w="3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21374ADE" w14:textId="77777777" w:rsidR="003A2F7D" w:rsidRDefault="003A2F7D">
          <w:pPr>
            <w:ind w:left="284" w:right="284"/>
            <w:jc w:val="center"/>
            <w:rPr>
              <w:rFonts w:ascii="GOST type A" w:hAnsi="GOST type A"/>
              <w:sz w:val="24"/>
            </w:rPr>
          </w:pPr>
        </w:p>
      </w:tc>
      <w:tc>
        <w:tcPr>
          <w:tcW w:w="10418" w:type="dxa"/>
          <w:gridSpan w:val="7"/>
          <w:vMerge/>
          <w:tcBorders>
            <w:top w:val="nil"/>
            <w:left w:val="single" w:sz="12" w:space="0" w:color="auto"/>
            <w:bottom w:val="nil"/>
            <w:right w:val="single" w:sz="12" w:space="0" w:color="auto"/>
          </w:tcBorders>
        </w:tcPr>
        <w:p w14:paraId="613FFD7D" w14:textId="77777777" w:rsidR="003A2F7D" w:rsidRDefault="003A2F7D">
          <w:pPr>
            <w:ind w:left="284" w:right="284"/>
            <w:rPr>
              <w:rFonts w:ascii="GOST type A" w:hAnsi="GOST type A"/>
              <w:sz w:val="24"/>
            </w:rPr>
          </w:pPr>
        </w:p>
      </w:tc>
    </w:tr>
    <w:tr w:rsidR="003A2F7D" w14:paraId="163A2A5D" w14:textId="77777777">
      <w:trPr>
        <w:cantSplit/>
        <w:trHeight w:hRule="exact" w:val="567"/>
      </w:trPr>
      <w:tc>
        <w:tcPr>
          <w:tcW w:w="288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textDirection w:val="btLr"/>
          <w:vAlign w:val="center"/>
        </w:tcPr>
        <w:p w14:paraId="04B3AC65" w14:textId="77777777" w:rsidR="003A2F7D" w:rsidRPr="00A93166" w:rsidRDefault="003A2F7D">
          <w:pPr>
            <w:ind w:left="57" w:right="57"/>
            <w:jc w:val="center"/>
            <w:rPr>
              <w:rFonts w:ascii="GOST type A" w:hAnsi="GOST type A"/>
              <w:i/>
              <w:sz w:val="24"/>
              <w:szCs w:val="24"/>
            </w:rPr>
          </w:pPr>
          <w:r w:rsidRPr="00A93166">
            <w:rPr>
              <w:rFonts w:ascii="GOST type A" w:hAnsi="GOST type A"/>
              <w:i/>
              <w:sz w:val="24"/>
              <w:szCs w:val="24"/>
            </w:rPr>
            <w:t>Инв. № подл.</w:t>
          </w:r>
        </w:p>
      </w:tc>
      <w:tc>
        <w:tcPr>
          <w:tcW w:w="310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textDirection w:val="btLr"/>
          <w:vAlign w:val="center"/>
        </w:tcPr>
        <w:p w14:paraId="7BE95E01" w14:textId="77777777" w:rsidR="003A2F7D" w:rsidRDefault="003A2F7D">
          <w:pPr>
            <w:ind w:left="284" w:right="284"/>
            <w:jc w:val="center"/>
            <w:rPr>
              <w:rFonts w:ascii="GOST type A" w:hAnsi="GOST type A"/>
              <w:sz w:val="24"/>
            </w:rPr>
          </w:pPr>
        </w:p>
      </w:tc>
      <w:tc>
        <w:tcPr>
          <w:tcW w:w="10418" w:type="dxa"/>
          <w:gridSpan w:val="7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2C838DC" w14:textId="77777777" w:rsidR="003A2F7D" w:rsidRDefault="003A2F7D">
          <w:pPr>
            <w:ind w:left="284" w:right="284"/>
            <w:rPr>
              <w:rFonts w:ascii="GOST type A" w:hAnsi="GOST type A"/>
              <w:sz w:val="24"/>
            </w:rPr>
          </w:pPr>
        </w:p>
      </w:tc>
    </w:tr>
    <w:tr w:rsidR="003A2F7D" w14:paraId="1A854CDE" w14:textId="77777777">
      <w:tblPrEx>
        <w:tblCellMar>
          <w:left w:w="107" w:type="dxa"/>
          <w:right w:w="107" w:type="dxa"/>
        </w:tblCellMar>
      </w:tblPrEx>
      <w:trPr>
        <w:cantSplit/>
        <w:trHeight w:hRule="exact" w:val="300"/>
      </w:trPr>
      <w:tc>
        <w:tcPr>
          <w:tcW w:w="288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5077EE7A" w14:textId="77777777" w:rsidR="003A2F7D" w:rsidRDefault="003A2F7D">
          <w:pPr>
            <w:ind w:left="284" w:right="318"/>
            <w:rPr>
              <w:rFonts w:ascii="GOST type A" w:hAnsi="GOST type A"/>
              <w:sz w:val="26"/>
            </w:rPr>
          </w:pPr>
        </w:p>
      </w:tc>
      <w:tc>
        <w:tcPr>
          <w:tcW w:w="3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24049D1B" w14:textId="77777777" w:rsidR="003A2F7D" w:rsidRDefault="003A2F7D">
          <w:pPr>
            <w:ind w:left="284" w:right="318"/>
            <w:rPr>
              <w:rFonts w:ascii="GOST type A" w:hAnsi="GOST type A"/>
              <w:sz w:val="26"/>
            </w:rPr>
          </w:pPr>
        </w:p>
      </w:tc>
      <w:tc>
        <w:tcPr>
          <w:tcW w:w="498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00BE607" w14:textId="77777777" w:rsidR="003A2F7D" w:rsidRDefault="003A2F7D">
          <w:pPr>
            <w:ind w:left="284" w:right="318"/>
            <w:jc w:val="center"/>
            <w:rPr>
              <w:rFonts w:ascii="GOST type A" w:hAnsi="GOST type A"/>
              <w:sz w:val="26"/>
            </w:rPr>
          </w:pPr>
        </w:p>
      </w:tc>
      <w:tc>
        <w:tcPr>
          <w:tcW w:w="56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38496D9" w14:textId="77777777" w:rsidR="003A2F7D" w:rsidRDefault="003A2F7D">
          <w:pPr>
            <w:ind w:left="284" w:right="284"/>
            <w:jc w:val="center"/>
            <w:rPr>
              <w:rFonts w:ascii="GOST type A" w:hAnsi="GOST type A"/>
              <w:sz w:val="26"/>
            </w:rPr>
          </w:pPr>
        </w:p>
      </w:tc>
      <w:tc>
        <w:tcPr>
          <w:tcW w:w="1225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09BE9C8" w14:textId="77777777" w:rsidR="003A2F7D" w:rsidRDefault="003A2F7D">
          <w:pPr>
            <w:jc w:val="center"/>
            <w:rPr>
              <w:rFonts w:ascii="GOST type A" w:hAnsi="GOST type A"/>
              <w:sz w:val="26"/>
            </w:rPr>
          </w:pPr>
        </w:p>
      </w:tc>
      <w:tc>
        <w:tcPr>
          <w:tcW w:w="828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8648D87" w14:textId="77777777" w:rsidR="003A2F7D" w:rsidRDefault="003A2F7D">
          <w:pPr>
            <w:ind w:left="284" w:right="284"/>
            <w:jc w:val="center"/>
            <w:rPr>
              <w:rFonts w:ascii="GOST type A" w:hAnsi="GOST type A"/>
              <w:sz w:val="26"/>
            </w:rPr>
          </w:pPr>
        </w:p>
      </w:tc>
      <w:tc>
        <w:tcPr>
          <w:tcW w:w="60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4962ECA" w14:textId="77777777" w:rsidR="003A2F7D" w:rsidRDefault="003A2F7D">
          <w:pPr>
            <w:ind w:left="284" w:right="284"/>
            <w:jc w:val="center"/>
            <w:rPr>
              <w:rFonts w:ascii="GOST type A" w:hAnsi="GOST type A"/>
              <w:sz w:val="24"/>
            </w:rPr>
          </w:pPr>
        </w:p>
      </w:tc>
      <w:tc>
        <w:tcPr>
          <w:tcW w:w="6091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08DBE71" w14:textId="2302B0D3" w:rsidR="003A2F7D" w:rsidRPr="00782077" w:rsidRDefault="003A2F7D" w:rsidP="00B66442">
          <w:pPr>
            <w:ind w:firstLine="720"/>
            <w:jc w:val="center"/>
            <w:rPr>
              <w:rFonts w:ascii="GOST type A" w:hAnsi="GOST type A"/>
              <w:sz w:val="36"/>
              <w:szCs w:val="36"/>
            </w:rPr>
          </w:pPr>
        </w:p>
      </w:tc>
      <w:tc>
        <w:tcPr>
          <w:tcW w:w="60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CFE4B2" w14:textId="77777777" w:rsidR="003A2F7D" w:rsidRDefault="003A2F7D">
          <w:pPr>
            <w:ind w:left="-96" w:right="-113"/>
            <w:rPr>
              <w:rFonts w:ascii="GOST type A" w:hAnsi="GOST type A"/>
              <w:i/>
              <w:sz w:val="28"/>
            </w:rPr>
          </w:pPr>
          <w:r>
            <w:rPr>
              <w:rFonts w:ascii="GOST type A" w:hAnsi="GOST type A"/>
              <w:i/>
              <w:sz w:val="28"/>
            </w:rPr>
            <w:t>Лист</w:t>
          </w:r>
        </w:p>
      </w:tc>
    </w:tr>
    <w:tr w:rsidR="003A2F7D" w14:paraId="43E16969" w14:textId="77777777">
      <w:tblPrEx>
        <w:tblCellMar>
          <w:left w:w="107" w:type="dxa"/>
          <w:right w:w="107" w:type="dxa"/>
        </w:tblCellMar>
      </w:tblPrEx>
      <w:trPr>
        <w:cantSplit/>
      </w:trPr>
      <w:tc>
        <w:tcPr>
          <w:tcW w:w="288" w:type="dxa"/>
          <w:vMerge/>
          <w:tcBorders>
            <w:top w:val="nil"/>
            <w:left w:val="single" w:sz="12" w:space="0" w:color="auto"/>
            <w:bottom w:val="nil"/>
            <w:right w:val="single" w:sz="12" w:space="0" w:color="auto"/>
          </w:tcBorders>
        </w:tcPr>
        <w:p w14:paraId="06E2B014" w14:textId="77777777" w:rsidR="003A2F7D" w:rsidRDefault="003A2F7D">
          <w:pPr>
            <w:ind w:left="284" w:right="284"/>
            <w:rPr>
              <w:rFonts w:ascii="GOST type A" w:hAnsi="GOST type A"/>
              <w:sz w:val="26"/>
            </w:rPr>
          </w:pPr>
        </w:p>
      </w:tc>
      <w:tc>
        <w:tcPr>
          <w:tcW w:w="310" w:type="dxa"/>
          <w:vMerge/>
          <w:tcBorders>
            <w:top w:val="nil"/>
            <w:left w:val="single" w:sz="12" w:space="0" w:color="auto"/>
            <w:bottom w:val="nil"/>
            <w:right w:val="single" w:sz="12" w:space="0" w:color="auto"/>
          </w:tcBorders>
        </w:tcPr>
        <w:p w14:paraId="4189910F" w14:textId="77777777" w:rsidR="003A2F7D" w:rsidRDefault="003A2F7D">
          <w:pPr>
            <w:ind w:left="284" w:right="284"/>
            <w:rPr>
              <w:rFonts w:ascii="GOST type A" w:hAnsi="GOST type A"/>
              <w:sz w:val="26"/>
            </w:rPr>
          </w:pPr>
        </w:p>
      </w:tc>
      <w:tc>
        <w:tcPr>
          <w:tcW w:w="498" w:type="dxa"/>
          <w:tcBorders>
            <w:top w:val="single" w:sz="6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8EC337" w14:textId="77777777" w:rsidR="003A2F7D" w:rsidRDefault="003A2F7D">
          <w:pPr>
            <w:ind w:left="284" w:right="284"/>
            <w:jc w:val="center"/>
            <w:rPr>
              <w:rFonts w:ascii="GOST type A" w:hAnsi="GOST type A"/>
              <w:sz w:val="26"/>
            </w:rPr>
          </w:pPr>
        </w:p>
      </w:tc>
      <w:tc>
        <w:tcPr>
          <w:tcW w:w="569" w:type="dxa"/>
          <w:tcBorders>
            <w:top w:val="single" w:sz="6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0E3FBDB" w14:textId="77777777" w:rsidR="003A2F7D" w:rsidRDefault="003A2F7D">
          <w:pPr>
            <w:ind w:left="284" w:right="284"/>
            <w:jc w:val="center"/>
            <w:rPr>
              <w:rFonts w:ascii="GOST type A" w:hAnsi="GOST type A"/>
              <w:sz w:val="26"/>
            </w:rPr>
          </w:pPr>
        </w:p>
      </w:tc>
      <w:tc>
        <w:tcPr>
          <w:tcW w:w="1225" w:type="dxa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541E976" w14:textId="77777777" w:rsidR="003A2F7D" w:rsidRDefault="003A2F7D">
          <w:pPr>
            <w:jc w:val="center"/>
            <w:rPr>
              <w:rFonts w:ascii="GOST type A" w:hAnsi="GOST type A"/>
              <w:sz w:val="26"/>
            </w:rPr>
          </w:pPr>
        </w:p>
      </w:tc>
      <w:tc>
        <w:tcPr>
          <w:tcW w:w="828" w:type="dxa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CA612BB" w14:textId="77777777" w:rsidR="003A2F7D" w:rsidRDefault="003A2F7D">
          <w:pPr>
            <w:ind w:left="284" w:right="284"/>
            <w:jc w:val="center"/>
            <w:rPr>
              <w:rFonts w:ascii="GOST type A" w:hAnsi="GOST type A"/>
              <w:sz w:val="26"/>
            </w:rPr>
          </w:pPr>
        </w:p>
      </w:tc>
      <w:tc>
        <w:tcPr>
          <w:tcW w:w="607" w:type="dxa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A2978FC" w14:textId="77777777" w:rsidR="003A2F7D" w:rsidRDefault="003A2F7D">
          <w:pPr>
            <w:ind w:left="284" w:right="284"/>
            <w:jc w:val="center"/>
            <w:rPr>
              <w:rFonts w:ascii="GOST type A" w:hAnsi="GOST type A"/>
              <w:sz w:val="24"/>
            </w:rPr>
          </w:pPr>
        </w:p>
      </w:tc>
      <w:tc>
        <w:tcPr>
          <w:tcW w:w="6091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6413287F" w14:textId="77777777" w:rsidR="003A2F7D" w:rsidRDefault="003A2F7D">
          <w:pPr>
            <w:ind w:left="284" w:right="284"/>
            <w:jc w:val="center"/>
            <w:rPr>
              <w:rFonts w:ascii="GOST type A" w:hAnsi="GOST type A"/>
              <w:i/>
              <w:sz w:val="26"/>
            </w:rPr>
          </w:pPr>
        </w:p>
      </w:tc>
      <w:tc>
        <w:tcPr>
          <w:tcW w:w="600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E057EE1" w14:textId="2E95038B" w:rsidR="003A2F7D" w:rsidRPr="009D6430" w:rsidRDefault="003A2F7D" w:rsidP="0077776D">
          <w:pPr>
            <w:jc w:val="center"/>
            <w:rPr>
              <w:rFonts w:ascii="GOST type A" w:hAnsi="GOST type A"/>
              <w:i/>
              <w:iCs/>
              <w:sz w:val="28"/>
              <w:szCs w:val="28"/>
            </w:rPr>
          </w:pPr>
          <w:r w:rsidRPr="0077776D">
            <w:rPr>
              <w:rStyle w:val="aa"/>
              <w:rFonts w:ascii="GOST type A" w:hAnsi="GOST type A"/>
              <w:i/>
              <w:sz w:val="28"/>
              <w:szCs w:val="28"/>
            </w:rPr>
            <w:fldChar w:fldCharType="begin"/>
          </w:r>
          <w:r w:rsidRPr="0077776D">
            <w:rPr>
              <w:rStyle w:val="aa"/>
              <w:rFonts w:ascii="GOST type A" w:hAnsi="GOST type A"/>
              <w:i/>
              <w:sz w:val="28"/>
              <w:szCs w:val="28"/>
            </w:rPr>
            <w:instrText>PAGE   \* MERGEFORMAT</w:instrText>
          </w:r>
          <w:r w:rsidRPr="0077776D">
            <w:rPr>
              <w:rStyle w:val="aa"/>
              <w:rFonts w:ascii="GOST type A" w:hAnsi="GOST type A"/>
              <w:i/>
              <w:sz w:val="28"/>
              <w:szCs w:val="28"/>
            </w:rPr>
            <w:fldChar w:fldCharType="separate"/>
          </w:r>
          <w:r w:rsidR="00BC2C96">
            <w:rPr>
              <w:rStyle w:val="aa"/>
              <w:rFonts w:ascii="GOST type A" w:hAnsi="GOST type A"/>
              <w:i/>
              <w:noProof/>
              <w:sz w:val="28"/>
              <w:szCs w:val="28"/>
            </w:rPr>
            <w:t>9</w:t>
          </w:r>
          <w:r w:rsidRPr="0077776D">
            <w:rPr>
              <w:rStyle w:val="aa"/>
              <w:rFonts w:ascii="GOST type A" w:hAnsi="GOST type A"/>
              <w:i/>
              <w:sz w:val="28"/>
              <w:szCs w:val="28"/>
            </w:rPr>
            <w:fldChar w:fldCharType="end"/>
          </w:r>
        </w:p>
      </w:tc>
    </w:tr>
    <w:tr w:rsidR="003A2F7D" w14:paraId="57CE7200" w14:textId="77777777">
      <w:tblPrEx>
        <w:tblCellMar>
          <w:left w:w="107" w:type="dxa"/>
          <w:right w:w="107" w:type="dxa"/>
        </w:tblCellMar>
      </w:tblPrEx>
      <w:trPr>
        <w:cantSplit/>
      </w:trPr>
      <w:tc>
        <w:tcPr>
          <w:tcW w:w="288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995BBA9" w14:textId="77777777" w:rsidR="003A2F7D" w:rsidRDefault="003A2F7D">
          <w:pPr>
            <w:ind w:left="-113" w:right="-113"/>
            <w:jc w:val="center"/>
            <w:rPr>
              <w:rFonts w:ascii="GOST type A" w:hAnsi="GOST type A"/>
              <w:i/>
              <w:sz w:val="26"/>
            </w:rPr>
          </w:pPr>
        </w:p>
      </w:tc>
      <w:tc>
        <w:tcPr>
          <w:tcW w:w="310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04D060E" w14:textId="77777777" w:rsidR="003A2F7D" w:rsidRDefault="003A2F7D">
          <w:pPr>
            <w:ind w:left="-113" w:right="-113"/>
            <w:jc w:val="center"/>
            <w:rPr>
              <w:rFonts w:ascii="GOST type A" w:hAnsi="GOST type A"/>
              <w:i/>
              <w:sz w:val="26"/>
            </w:rPr>
          </w:pPr>
        </w:p>
      </w:tc>
      <w:tc>
        <w:tcPr>
          <w:tcW w:w="4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5EE21BF" w14:textId="77777777" w:rsidR="003A2F7D" w:rsidRPr="00A93166" w:rsidRDefault="003A2F7D">
          <w:pPr>
            <w:ind w:left="-113" w:right="-113"/>
            <w:jc w:val="center"/>
            <w:rPr>
              <w:rFonts w:ascii="GOST type A" w:hAnsi="GOST type A"/>
              <w:i/>
              <w:sz w:val="24"/>
              <w:szCs w:val="24"/>
            </w:rPr>
          </w:pPr>
          <w:proofErr w:type="spellStart"/>
          <w:r w:rsidRPr="00A93166">
            <w:rPr>
              <w:rFonts w:ascii="GOST type A" w:hAnsi="GOST type A"/>
              <w:i/>
              <w:sz w:val="24"/>
              <w:szCs w:val="24"/>
            </w:rPr>
            <w:t>Èçì</w:t>
          </w:r>
          <w:proofErr w:type="spellEnd"/>
          <w:r w:rsidRPr="00A93166">
            <w:rPr>
              <w:rFonts w:ascii="GOST type A" w:hAnsi="GOST type A"/>
              <w:i/>
              <w:sz w:val="24"/>
              <w:szCs w:val="24"/>
            </w:rPr>
            <w:t>.</w:t>
          </w:r>
        </w:p>
      </w:tc>
      <w:tc>
        <w:tcPr>
          <w:tcW w:w="56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919458" w14:textId="77777777" w:rsidR="003A2F7D" w:rsidRPr="00A93166" w:rsidRDefault="003A2F7D">
          <w:pPr>
            <w:ind w:left="-85" w:right="-113"/>
            <w:rPr>
              <w:rFonts w:ascii="GOST type A" w:hAnsi="GOST type A"/>
              <w:i/>
              <w:sz w:val="24"/>
              <w:szCs w:val="24"/>
            </w:rPr>
          </w:pPr>
          <w:proofErr w:type="spellStart"/>
          <w:r w:rsidRPr="00A93166">
            <w:rPr>
              <w:rFonts w:ascii="GOST type A" w:hAnsi="GOST type A"/>
              <w:i/>
              <w:sz w:val="24"/>
              <w:szCs w:val="24"/>
            </w:rPr>
            <w:t>Ëèñò</w:t>
          </w:r>
          <w:proofErr w:type="spellEnd"/>
        </w:p>
      </w:tc>
      <w:tc>
        <w:tcPr>
          <w:tcW w:w="122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AF4ECC1" w14:textId="77777777" w:rsidR="003A2F7D" w:rsidRPr="00A93166" w:rsidRDefault="003A2F7D">
          <w:pPr>
            <w:jc w:val="center"/>
            <w:rPr>
              <w:rFonts w:ascii="GOST type A" w:hAnsi="GOST type A"/>
              <w:i/>
              <w:sz w:val="24"/>
              <w:szCs w:val="24"/>
            </w:rPr>
          </w:pPr>
          <w:r w:rsidRPr="00A93166">
            <w:rPr>
              <w:rFonts w:ascii="GOST type A" w:hAnsi="GOST type A"/>
              <w:i/>
              <w:sz w:val="24"/>
              <w:szCs w:val="24"/>
            </w:rPr>
            <w:t xml:space="preserve">№ </w:t>
          </w:r>
          <w:proofErr w:type="spellStart"/>
          <w:r w:rsidRPr="00A93166">
            <w:rPr>
              <w:rFonts w:ascii="GOST type A" w:hAnsi="GOST type A"/>
              <w:i/>
              <w:sz w:val="24"/>
              <w:szCs w:val="24"/>
            </w:rPr>
            <w:t>äîêóì</w:t>
          </w:r>
          <w:proofErr w:type="spellEnd"/>
          <w:r w:rsidRPr="00A93166">
            <w:rPr>
              <w:rFonts w:ascii="GOST type A" w:hAnsi="GOST type A"/>
              <w:i/>
              <w:sz w:val="24"/>
              <w:szCs w:val="24"/>
            </w:rPr>
            <w:t>.</w:t>
          </w:r>
        </w:p>
      </w:tc>
      <w:tc>
        <w:tcPr>
          <w:tcW w:w="82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12B7A76" w14:textId="77777777" w:rsidR="003A2F7D" w:rsidRPr="00A93166" w:rsidRDefault="003A2F7D">
          <w:pPr>
            <w:ind w:left="-57" w:right="-57"/>
            <w:jc w:val="center"/>
            <w:rPr>
              <w:rFonts w:ascii="GOST type A" w:hAnsi="GOST type A"/>
              <w:i/>
              <w:sz w:val="24"/>
              <w:szCs w:val="24"/>
            </w:rPr>
          </w:pPr>
          <w:proofErr w:type="spellStart"/>
          <w:r w:rsidRPr="00A93166">
            <w:rPr>
              <w:rFonts w:ascii="GOST type A" w:hAnsi="GOST type A"/>
              <w:i/>
              <w:sz w:val="24"/>
              <w:szCs w:val="24"/>
            </w:rPr>
            <w:t>Ïîäï</w:t>
          </w:r>
          <w:proofErr w:type="spellEnd"/>
          <w:r w:rsidRPr="00A93166">
            <w:rPr>
              <w:rFonts w:ascii="GOST type A" w:hAnsi="GOST type A"/>
              <w:i/>
              <w:sz w:val="24"/>
              <w:szCs w:val="24"/>
            </w:rPr>
            <w:t>.</w:t>
          </w:r>
        </w:p>
      </w:tc>
      <w:tc>
        <w:tcPr>
          <w:tcW w:w="60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05CC3F" w14:textId="77777777" w:rsidR="003A2F7D" w:rsidRPr="00A93166" w:rsidRDefault="003A2F7D">
          <w:pPr>
            <w:ind w:left="-113" w:right="-113"/>
            <w:jc w:val="center"/>
            <w:rPr>
              <w:rFonts w:ascii="GOST type A" w:hAnsi="GOST type A"/>
              <w:i/>
              <w:sz w:val="24"/>
              <w:szCs w:val="24"/>
            </w:rPr>
          </w:pPr>
          <w:proofErr w:type="spellStart"/>
          <w:r w:rsidRPr="00A93166">
            <w:rPr>
              <w:rFonts w:ascii="GOST type A" w:hAnsi="GOST type A"/>
              <w:i/>
              <w:sz w:val="24"/>
              <w:szCs w:val="24"/>
            </w:rPr>
            <w:t>Äàòà</w:t>
          </w:r>
          <w:proofErr w:type="spellEnd"/>
        </w:p>
      </w:tc>
      <w:tc>
        <w:tcPr>
          <w:tcW w:w="6091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5795C63" w14:textId="77777777" w:rsidR="003A2F7D" w:rsidRDefault="003A2F7D">
          <w:pPr>
            <w:ind w:left="284" w:right="284"/>
            <w:jc w:val="center"/>
            <w:rPr>
              <w:rFonts w:ascii="GOST type A" w:hAnsi="GOST type A"/>
              <w:i/>
              <w:sz w:val="26"/>
            </w:rPr>
          </w:pPr>
        </w:p>
      </w:tc>
      <w:tc>
        <w:tcPr>
          <w:tcW w:w="60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BDA1116" w14:textId="77777777" w:rsidR="003A2F7D" w:rsidRDefault="003A2F7D">
          <w:pPr>
            <w:ind w:left="284" w:right="284"/>
            <w:jc w:val="center"/>
            <w:rPr>
              <w:rFonts w:ascii="GOST type A" w:hAnsi="GOST type A"/>
              <w:i/>
              <w:sz w:val="26"/>
            </w:rPr>
          </w:pPr>
        </w:p>
      </w:tc>
    </w:tr>
  </w:tbl>
  <w:p w14:paraId="25F85141" w14:textId="77777777" w:rsidR="003A2F7D" w:rsidRDefault="003A2F7D">
    <w:pPr>
      <w:tabs>
        <w:tab w:val="right" w:pos="8789"/>
      </w:tabs>
      <w:ind w:right="169"/>
      <w:jc w:val="right"/>
      <w:rPr>
        <w:rFonts w:ascii="GOST type A" w:hAnsi="GOST type A"/>
        <w:i/>
        <w:sz w:val="26"/>
      </w:rPr>
    </w:pPr>
    <w:r>
      <w:rPr>
        <w:rFonts w:ascii="GOST type A" w:hAnsi="GOST type A"/>
        <w:i/>
        <w:sz w:val="26"/>
      </w:rPr>
      <w:t>Формат А4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016" w:type="dxa"/>
      <w:tblInd w:w="-672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8"/>
      <w:gridCol w:w="310"/>
      <w:gridCol w:w="498"/>
      <w:gridCol w:w="569"/>
      <w:gridCol w:w="1225"/>
      <w:gridCol w:w="828"/>
      <w:gridCol w:w="607"/>
      <w:gridCol w:w="6091"/>
      <w:gridCol w:w="600"/>
    </w:tblGrid>
    <w:tr w:rsidR="003A2F7D" w14:paraId="27F6D77E" w14:textId="77777777">
      <w:trPr>
        <w:cantSplit/>
        <w:trHeight w:val="7612"/>
      </w:trPr>
      <w:tc>
        <w:tcPr>
          <w:tcW w:w="288" w:type="dxa"/>
          <w:tcBorders>
            <w:bottom w:val="single" w:sz="12" w:space="0" w:color="auto"/>
          </w:tcBorders>
        </w:tcPr>
        <w:p w14:paraId="58CE2689" w14:textId="77777777" w:rsidR="003A2F7D" w:rsidRDefault="003A2F7D">
          <w:pPr>
            <w:ind w:left="284" w:right="360"/>
            <w:rPr>
              <w:rFonts w:ascii="GOST type A" w:hAnsi="GOST type A"/>
              <w:sz w:val="24"/>
            </w:rPr>
          </w:pPr>
        </w:p>
      </w:tc>
      <w:tc>
        <w:tcPr>
          <w:tcW w:w="310" w:type="dxa"/>
          <w:tcBorders>
            <w:bottom w:val="single" w:sz="12" w:space="0" w:color="auto"/>
            <w:right w:val="single" w:sz="12" w:space="0" w:color="auto"/>
          </w:tcBorders>
        </w:tcPr>
        <w:p w14:paraId="77A944E3" w14:textId="77777777" w:rsidR="003A2F7D" w:rsidRDefault="003A2F7D">
          <w:pPr>
            <w:ind w:left="284" w:right="284"/>
            <w:rPr>
              <w:rFonts w:ascii="GOST type A" w:hAnsi="GOST type A"/>
              <w:sz w:val="24"/>
            </w:rPr>
          </w:pPr>
        </w:p>
      </w:tc>
      <w:tc>
        <w:tcPr>
          <w:tcW w:w="10418" w:type="dxa"/>
          <w:gridSpan w:val="7"/>
          <w:tcBorders>
            <w:top w:val="single" w:sz="12" w:space="0" w:color="auto"/>
            <w:left w:val="nil"/>
            <w:bottom w:val="nil"/>
            <w:right w:val="single" w:sz="12" w:space="0" w:color="auto"/>
          </w:tcBorders>
        </w:tcPr>
        <w:p w14:paraId="33C4A09E" w14:textId="77777777" w:rsidR="003A2F7D" w:rsidRDefault="003A2F7D">
          <w:pPr>
            <w:ind w:left="284" w:right="284"/>
            <w:rPr>
              <w:rFonts w:ascii="GOST type A" w:hAnsi="GOST type A"/>
              <w:sz w:val="24"/>
            </w:rPr>
          </w:pPr>
        </w:p>
        <w:p w14:paraId="19529376" w14:textId="77777777" w:rsidR="003A2F7D" w:rsidRPr="007363B2" w:rsidRDefault="003A2F7D" w:rsidP="007363B2">
          <w:pPr>
            <w:rPr>
              <w:lang w:val="en-US"/>
            </w:rPr>
          </w:pPr>
        </w:p>
        <w:p w14:paraId="0FEFC2FA" w14:textId="77777777" w:rsidR="003A2F7D" w:rsidRPr="007363B2" w:rsidRDefault="003A2F7D" w:rsidP="007363B2">
          <w:pPr>
            <w:rPr>
              <w:lang w:val="en-US"/>
            </w:rPr>
          </w:pPr>
        </w:p>
        <w:p w14:paraId="7C17B1A1" w14:textId="77777777" w:rsidR="003A2F7D" w:rsidRPr="007363B2" w:rsidRDefault="003A2F7D" w:rsidP="007363B2">
          <w:pPr>
            <w:rPr>
              <w:lang w:val="en-US"/>
            </w:rPr>
          </w:pPr>
        </w:p>
        <w:p w14:paraId="34067243" w14:textId="77777777" w:rsidR="003A2F7D" w:rsidRPr="007363B2" w:rsidRDefault="003A2F7D" w:rsidP="007363B2">
          <w:pPr>
            <w:rPr>
              <w:lang w:val="en-US"/>
            </w:rPr>
          </w:pPr>
        </w:p>
        <w:p w14:paraId="765A4915" w14:textId="77777777" w:rsidR="003A2F7D" w:rsidRPr="007363B2" w:rsidRDefault="003A2F7D" w:rsidP="007363B2">
          <w:pPr>
            <w:rPr>
              <w:lang w:val="en-US"/>
            </w:rPr>
          </w:pPr>
        </w:p>
        <w:p w14:paraId="00B2952E" w14:textId="77777777" w:rsidR="003A2F7D" w:rsidRPr="007363B2" w:rsidRDefault="003A2F7D" w:rsidP="007363B2">
          <w:pPr>
            <w:rPr>
              <w:lang w:val="en-US"/>
            </w:rPr>
          </w:pPr>
        </w:p>
        <w:p w14:paraId="5E11C493" w14:textId="77777777" w:rsidR="003A2F7D" w:rsidRPr="007363B2" w:rsidRDefault="003A2F7D" w:rsidP="007363B2">
          <w:pPr>
            <w:rPr>
              <w:lang w:val="en-US"/>
            </w:rPr>
          </w:pPr>
        </w:p>
        <w:p w14:paraId="6AAF2473" w14:textId="77777777" w:rsidR="003A2F7D" w:rsidRPr="007363B2" w:rsidRDefault="003A2F7D" w:rsidP="007363B2">
          <w:pPr>
            <w:rPr>
              <w:lang w:val="en-US"/>
            </w:rPr>
          </w:pPr>
        </w:p>
        <w:p w14:paraId="5C164E68" w14:textId="77777777" w:rsidR="003A2F7D" w:rsidRPr="007363B2" w:rsidRDefault="003A2F7D" w:rsidP="007363B2">
          <w:pPr>
            <w:rPr>
              <w:lang w:val="en-US"/>
            </w:rPr>
          </w:pPr>
        </w:p>
        <w:p w14:paraId="5ECAC492" w14:textId="77777777" w:rsidR="003A2F7D" w:rsidRPr="007363B2" w:rsidRDefault="003A2F7D" w:rsidP="007363B2">
          <w:pPr>
            <w:rPr>
              <w:lang w:val="en-US"/>
            </w:rPr>
          </w:pPr>
        </w:p>
        <w:p w14:paraId="23E3F83F" w14:textId="77777777" w:rsidR="003A2F7D" w:rsidRPr="007363B2" w:rsidRDefault="003A2F7D" w:rsidP="007363B2">
          <w:pPr>
            <w:rPr>
              <w:lang w:val="en-US"/>
            </w:rPr>
          </w:pPr>
        </w:p>
        <w:p w14:paraId="7BB74F3E" w14:textId="77777777" w:rsidR="003A2F7D" w:rsidRDefault="003A2F7D" w:rsidP="007363B2">
          <w:pPr>
            <w:rPr>
              <w:lang w:val="en-US"/>
            </w:rPr>
          </w:pPr>
        </w:p>
        <w:p w14:paraId="4267ECDE" w14:textId="77777777" w:rsidR="003A2F7D" w:rsidRPr="007363B2" w:rsidRDefault="003A2F7D" w:rsidP="007363B2">
          <w:pPr>
            <w:tabs>
              <w:tab w:val="left" w:pos="1665"/>
            </w:tabs>
            <w:rPr>
              <w:lang w:val="en-US"/>
            </w:rPr>
          </w:pPr>
          <w:r>
            <w:rPr>
              <w:lang w:val="en-US"/>
            </w:rPr>
            <w:tab/>
          </w:r>
        </w:p>
      </w:tc>
    </w:tr>
    <w:tr w:rsidR="003A2F7D" w14:paraId="4FC352FD" w14:textId="77777777">
      <w:trPr>
        <w:cantSplit/>
        <w:trHeight w:hRule="exact" w:val="1985"/>
      </w:trPr>
      <w:tc>
        <w:tcPr>
          <w:tcW w:w="28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43B5C441" w14:textId="77777777" w:rsidR="003A2F7D" w:rsidRPr="00A93166" w:rsidRDefault="003A2F7D">
          <w:pPr>
            <w:ind w:left="57" w:right="57"/>
            <w:jc w:val="center"/>
            <w:rPr>
              <w:rFonts w:ascii="GOST type A" w:hAnsi="GOST type A"/>
              <w:i/>
              <w:sz w:val="24"/>
              <w:szCs w:val="24"/>
            </w:rPr>
          </w:pPr>
          <w:r w:rsidRPr="00A93166">
            <w:rPr>
              <w:rFonts w:ascii="GOST type A" w:hAnsi="GOST type A"/>
              <w:i/>
              <w:sz w:val="24"/>
              <w:szCs w:val="24"/>
            </w:rPr>
            <w:t>Подп. и дата</w:t>
          </w:r>
        </w:p>
      </w:tc>
      <w:tc>
        <w:tcPr>
          <w:tcW w:w="3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2F36D665" w14:textId="77777777" w:rsidR="003A2F7D" w:rsidRDefault="003A2F7D">
          <w:pPr>
            <w:ind w:left="284" w:right="284"/>
            <w:jc w:val="center"/>
            <w:rPr>
              <w:rFonts w:ascii="GOST type A" w:hAnsi="GOST type A"/>
              <w:sz w:val="24"/>
            </w:rPr>
          </w:pPr>
        </w:p>
      </w:tc>
      <w:tc>
        <w:tcPr>
          <w:tcW w:w="10418" w:type="dxa"/>
          <w:gridSpan w:val="7"/>
          <w:vMerge w:val="restart"/>
          <w:tcBorders>
            <w:top w:val="nil"/>
            <w:left w:val="single" w:sz="12" w:space="0" w:color="auto"/>
            <w:bottom w:val="nil"/>
            <w:right w:val="single" w:sz="12" w:space="0" w:color="auto"/>
          </w:tcBorders>
        </w:tcPr>
        <w:p w14:paraId="65CB9FEE" w14:textId="77777777" w:rsidR="003A2F7D" w:rsidRDefault="003A2F7D">
          <w:pPr>
            <w:ind w:left="284" w:right="284"/>
            <w:rPr>
              <w:rFonts w:ascii="GOST type A" w:hAnsi="GOST type A"/>
              <w:sz w:val="24"/>
            </w:rPr>
          </w:pPr>
        </w:p>
      </w:tc>
    </w:tr>
    <w:tr w:rsidR="003A2F7D" w14:paraId="2294BD20" w14:textId="77777777">
      <w:trPr>
        <w:cantSplit/>
        <w:trHeight w:hRule="exact" w:val="1418"/>
      </w:trPr>
      <w:tc>
        <w:tcPr>
          <w:tcW w:w="28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13539279" w14:textId="77777777" w:rsidR="003A2F7D" w:rsidRPr="00A93166" w:rsidRDefault="003A2F7D">
          <w:pPr>
            <w:ind w:left="57" w:right="57"/>
            <w:jc w:val="center"/>
            <w:rPr>
              <w:rFonts w:ascii="GOST type A" w:hAnsi="GOST type A"/>
              <w:i/>
              <w:sz w:val="24"/>
              <w:szCs w:val="24"/>
            </w:rPr>
          </w:pPr>
          <w:r w:rsidRPr="00A93166">
            <w:rPr>
              <w:rFonts w:ascii="GOST type A" w:hAnsi="GOST type A"/>
              <w:i/>
              <w:sz w:val="24"/>
              <w:szCs w:val="24"/>
            </w:rPr>
            <w:t xml:space="preserve">Инв. № </w:t>
          </w:r>
          <w:proofErr w:type="spellStart"/>
          <w:r w:rsidRPr="00A93166">
            <w:rPr>
              <w:rFonts w:ascii="GOST type A" w:hAnsi="GOST type A"/>
              <w:i/>
              <w:sz w:val="24"/>
              <w:szCs w:val="24"/>
            </w:rPr>
            <w:t>дубл</w:t>
          </w:r>
          <w:proofErr w:type="spellEnd"/>
          <w:r w:rsidRPr="00A93166">
            <w:rPr>
              <w:rFonts w:ascii="GOST type A" w:hAnsi="GOST type A"/>
              <w:i/>
              <w:sz w:val="24"/>
              <w:szCs w:val="24"/>
            </w:rPr>
            <w:t>.</w:t>
          </w:r>
        </w:p>
      </w:tc>
      <w:tc>
        <w:tcPr>
          <w:tcW w:w="3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0826E847" w14:textId="77777777" w:rsidR="003A2F7D" w:rsidRPr="00A93166" w:rsidRDefault="003A2F7D">
          <w:pPr>
            <w:ind w:left="284" w:right="284"/>
            <w:jc w:val="center"/>
            <w:rPr>
              <w:rFonts w:ascii="GOST type A" w:hAnsi="GOST type A"/>
              <w:sz w:val="24"/>
              <w:szCs w:val="24"/>
            </w:rPr>
          </w:pPr>
        </w:p>
      </w:tc>
      <w:tc>
        <w:tcPr>
          <w:tcW w:w="10418" w:type="dxa"/>
          <w:gridSpan w:val="7"/>
          <w:vMerge/>
          <w:tcBorders>
            <w:top w:val="nil"/>
            <w:left w:val="single" w:sz="12" w:space="0" w:color="auto"/>
            <w:bottom w:val="nil"/>
            <w:right w:val="single" w:sz="12" w:space="0" w:color="auto"/>
          </w:tcBorders>
        </w:tcPr>
        <w:p w14:paraId="57A9A7BC" w14:textId="77777777" w:rsidR="003A2F7D" w:rsidRDefault="003A2F7D">
          <w:pPr>
            <w:ind w:left="284" w:right="284"/>
            <w:rPr>
              <w:rFonts w:ascii="GOST type A" w:hAnsi="GOST type A"/>
              <w:sz w:val="24"/>
            </w:rPr>
          </w:pPr>
        </w:p>
      </w:tc>
    </w:tr>
    <w:tr w:rsidR="003A2F7D" w14:paraId="51649C50" w14:textId="77777777">
      <w:trPr>
        <w:cantSplit/>
        <w:trHeight w:hRule="exact" w:val="1418"/>
      </w:trPr>
      <w:tc>
        <w:tcPr>
          <w:tcW w:w="28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3F2848B2" w14:textId="77777777" w:rsidR="003A2F7D" w:rsidRPr="00A93166" w:rsidRDefault="003A2F7D">
          <w:pPr>
            <w:ind w:left="57" w:right="57"/>
            <w:jc w:val="center"/>
            <w:rPr>
              <w:rFonts w:ascii="GOST type A" w:hAnsi="GOST type A"/>
              <w:i/>
              <w:sz w:val="24"/>
              <w:szCs w:val="24"/>
            </w:rPr>
          </w:pPr>
          <w:proofErr w:type="spellStart"/>
          <w:r w:rsidRPr="00A93166">
            <w:rPr>
              <w:rFonts w:ascii="GOST type A" w:hAnsi="GOST type A"/>
              <w:i/>
              <w:sz w:val="24"/>
              <w:szCs w:val="24"/>
            </w:rPr>
            <w:t>Взам</w:t>
          </w:r>
          <w:proofErr w:type="spellEnd"/>
          <w:r w:rsidRPr="00A93166">
            <w:rPr>
              <w:rFonts w:ascii="GOST type A" w:hAnsi="GOST type A"/>
              <w:i/>
              <w:sz w:val="24"/>
              <w:szCs w:val="24"/>
            </w:rPr>
            <w:t>. Инв. №</w:t>
          </w:r>
        </w:p>
      </w:tc>
      <w:tc>
        <w:tcPr>
          <w:tcW w:w="3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0779A6DD" w14:textId="77777777" w:rsidR="003A2F7D" w:rsidRDefault="003A2F7D">
          <w:pPr>
            <w:ind w:left="284" w:right="284"/>
            <w:jc w:val="center"/>
            <w:rPr>
              <w:rFonts w:ascii="GOST type A" w:hAnsi="GOST type A"/>
              <w:sz w:val="24"/>
            </w:rPr>
          </w:pPr>
        </w:p>
      </w:tc>
      <w:tc>
        <w:tcPr>
          <w:tcW w:w="10418" w:type="dxa"/>
          <w:gridSpan w:val="7"/>
          <w:vMerge/>
          <w:tcBorders>
            <w:top w:val="nil"/>
            <w:left w:val="single" w:sz="12" w:space="0" w:color="auto"/>
            <w:bottom w:val="nil"/>
            <w:right w:val="single" w:sz="12" w:space="0" w:color="auto"/>
          </w:tcBorders>
        </w:tcPr>
        <w:p w14:paraId="610329BA" w14:textId="77777777" w:rsidR="003A2F7D" w:rsidRDefault="003A2F7D">
          <w:pPr>
            <w:ind w:left="284" w:right="284"/>
            <w:rPr>
              <w:rFonts w:ascii="GOST type A" w:hAnsi="GOST type A"/>
              <w:sz w:val="24"/>
            </w:rPr>
          </w:pPr>
        </w:p>
      </w:tc>
    </w:tr>
    <w:tr w:rsidR="003A2F7D" w14:paraId="2F3E5317" w14:textId="77777777">
      <w:trPr>
        <w:cantSplit/>
        <w:trHeight w:val="1985"/>
      </w:trPr>
      <w:tc>
        <w:tcPr>
          <w:tcW w:w="28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1BCD7771" w14:textId="77777777" w:rsidR="003A2F7D" w:rsidRPr="00A93166" w:rsidRDefault="003A2F7D">
          <w:pPr>
            <w:ind w:left="57" w:right="57"/>
            <w:jc w:val="center"/>
            <w:rPr>
              <w:rFonts w:ascii="GOST type A" w:hAnsi="GOST type A"/>
              <w:i/>
              <w:sz w:val="24"/>
              <w:szCs w:val="24"/>
            </w:rPr>
          </w:pPr>
          <w:r w:rsidRPr="00A93166">
            <w:rPr>
              <w:rFonts w:ascii="GOST type A" w:hAnsi="GOST type A"/>
              <w:i/>
              <w:sz w:val="24"/>
              <w:szCs w:val="24"/>
            </w:rPr>
            <w:t>Подп. и дата</w:t>
          </w:r>
        </w:p>
      </w:tc>
      <w:tc>
        <w:tcPr>
          <w:tcW w:w="3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extDirection w:val="btLr"/>
          <w:vAlign w:val="center"/>
        </w:tcPr>
        <w:p w14:paraId="346BDD61" w14:textId="77777777" w:rsidR="003A2F7D" w:rsidRDefault="003A2F7D">
          <w:pPr>
            <w:ind w:left="284" w:right="284"/>
            <w:jc w:val="center"/>
            <w:rPr>
              <w:rFonts w:ascii="GOST type A" w:hAnsi="GOST type A"/>
              <w:sz w:val="24"/>
            </w:rPr>
          </w:pPr>
        </w:p>
      </w:tc>
      <w:tc>
        <w:tcPr>
          <w:tcW w:w="10418" w:type="dxa"/>
          <w:gridSpan w:val="7"/>
          <w:vMerge/>
          <w:tcBorders>
            <w:top w:val="nil"/>
            <w:left w:val="single" w:sz="12" w:space="0" w:color="auto"/>
            <w:bottom w:val="nil"/>
            <w:right w:val="single" w:sz="12" w:space="0" w:color="auto"/>
          </w:tcBorders>
        </w:tcPr>
        <w:p w14:paraId="291895FA" w14:textId="77777777" w:rsidR="003A2F7D" w:rsidRDefault="003A2F7D">
          <w:pPr>
            <w:ind w:left="284" w:right="284"/>
            <w:rPr>
              <w:rFonts w:ascii="GOST type A" w:hAnsi="GOST type A"/>
              <w:sz w:val="24"/>
            </w:rPr>
          </w:pPr>
        </w:p>
      </w:tc>
    </w:tr>
    <w:tr w:rsidR="003A2F7D" w14:paraId="2352DA1F" w14:textId="77777777">
      <w:trPr>
        <w:cantSplit/>
        <w:trHeight w:hRule="exact" w:val="567"/>
      </w:trPr>
      <w:tc>
        <w:tcPr>
          <w:tcW w:w="288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textDirection w:val="btLr"/>
          <w:vAlign w:val="center"/>
        </w:tcPr>
        <w:p w14:paraId="050666D6" w14:textId="77777777" w:rsidR="003A2F7D" w:rsidRPr="00A93166" w:rsidRDefault="003A2F7D">
          <w:pPr>
            <w:ind w:left="57" w:right="57"/>
            <w:jc w:val="center"/>
            <w:rPr>
              <w:rFonts w:ascii="GOST type A" w:hAnsi="GOST type A"/>
              <w:i/>
              <w:sz w:val="24"/>
              <w:szCs w:val="24"/>
            </w:rPr>
          </w:pPr>
          <w:r w:rsidRPr="00A93166">
            <w:rPr>
              <w:rFonts w:ascii="GOST type A" w:hAnsi="GOST type A"/>
              <w:i/>
              <w:sz w:val="24"/>
              <w:szCs w:val="24"/>
            </w:rPr>
            <w:t>Инв. № подл.</w:t>
          </w:r>
        </w:p>
      </w:tc>
      <w:tc>
        <w:tcPr>
          <w:tcW w:w="310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textDirection w:val="btLr"/>
          <w:vAlign w:val="center"/>
        </w:tcPr>
        <w:p w14:paraId="61A3CC2C" w14:textId="77777777" w:rsidR="003A2F7D" w:rsidRDefault="003A2F7D">
          <w:pPr>
            <w:ind w:left="284" w:right="284"/>
            <w:jc w:val="center"/>
            <w:rPr>
              <w:rFonts w:ascii="GOST type A" w:hAnsi="GOST type A"/>
              <w:sz w:val="24"/>
            </w:rPr>
          </w:pPr>
        </w:p>
      </w:tc>
      <w:tc>
        <w:tcPr>
          <w:tcW w:w="10418" w:type="dxa"/>
          <w:gridSpan w:val="7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3DCA92C" w14:textId="77777777" w:rsidR="003A2F7D" w:rsidRDefault="003A2F7D">
          <w:pPr>
            <w:ind w:left="284" w:right="284"/>
            <w:rPr>
              <w:rFonts w:ascii="GOST type A" w:hAnsi="GOST type A"/>
              <w:sz w:val="24"/>
            </w:rPr>
          </w:pPr>
        </w:p>
      </w:tc>
    </w:tr>
    <w:tr w:rsidR="003A2F7D" w14:paraId="2B36BB55" w14:textId="77777777">
      <w:tblPrEx>
        <w:tblCellMar>
          <w:left w:w="107" w:type="dxa"/>
          <w:right w:w="107" w:type="dxa"/>
        </w:tblCellMar>
      </w:tblPrEx>
      <w:trPr>
        <w:cantSplit/>
        <w:trHeight w:hRule="exact" w:val="300"/>
      </w:trPr>
      <w:tc>
        <w:tcPr>
          <w:tcW w:w="288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3C86A8A2" w14:textId="77777777" w:rsidR="003A2F7D" w:rsidRDefault="003A2F7D">
          <w:pPr>
            <w:ind w:left="284" w:right="318"/>
            <w:rPr>
              <w:rFonts w:ascii="GOST type A" w:hAnsi="GOST type A"/>
              <w:sz w:val="26"/>
            </w:rPr>
          </w:pPr>
        </w:p>
      </w:tc>
      <w:tc>
        <w:tcPr>
          <w:tcW w:w="310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150032BC" w14:textId="77777777" w:rsidR="003A2F7D" w:rsidRDefault="003A2F7D">
          <w:pPr>
            <w:ind w:left="284" w:right="318"/>
            <w:rPr>
              <w:rFonts w:ascii="GOST type A" w:hAnsi="GOST type A"/>
              <w:sz w:val="26"/>
            </w:rPr>
          </w:pPr>
        </w:p>
      </w:tc>
      <w:tc>
        <w:tcPr>
          <w:tcW w:w="498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3A70EA5" w14:textId="77777777" w:rsidR="003A2F7D" w:rsidRDefault="003A2F7D">
          <w:pPr>
            <w:ind w:left="284" w:right="318"/>
            <w:jc w:val="center"/>
            <w:rPr>
              <w:rFonts w:ascii="GOST type A" w:hAnsi="GOST type A"/>
              <w:sz w:val="26"/>
            </w:rPr>
          </w:pPr>
        </w:p>
      </w:tc>
      <w:tc>
        <w:tcPr>
          <w:tcW w:w="56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AE99A31" w14:textId="77777777" w:rsidR="003A2F7D" w:rsidRDefault="003A2F7D">
          <w:pPr>
            <w:ind w:left="284" w:right="284"/>
            <w:jc w:val="center"/>
            <w:rPr>
              <w:rFonts w:ascii="GOST type A" w:hAnsi="GOST type A"/>
              <w:sz w:val="26"/>
            </w:rPr>
          </w:pPr>
        </w:p>
      </w:tc>
      <w:tc>
        <w:tcPr>
          <w:tcW w:w="1225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CD4A3A" w14:textId="77777777" w:rsidR="003A2F7D" w:rsidRDefault="003A2F7D">
          <w:pPr>
            <w:jc w:val="center"/>
            <w:rPr>
              <w:rFonts w:ascii="GOST type A" w:hAnsi="GOST type A"/>
              <w:sz w:val="26"/>
            </w:rPr>
          </w:pPr>
        </w:p>
      </w:tc>
      <w:tc>
        <w:tcPr>
          <w:tcW w:w="828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4A579CC" w14:textId="77777777" w:rsidR="003A2F7D" w:rsidRDefault="003A2F7D">
          <w:pPr>
            <w:ind w:left="284" w:right="284"/>
            <w:jc w:val="center"/>
            <w:rPr>
              <w:rFonts w:ascii="GOST type A" w:hAnsi="GOST type A"/>
              <w:sz w:val="26"/>
            </w:rPr>
          </w:pPr>
        </w:p>
      </w:tc>
      <w:tc>
        <w:tcPr>
          <w:tcW w:w="60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3E6225" w14:textId="77777777" w:rsidR="003A2F7D" w:rsidRDefault="003A2F7D">
          <w:pPr>
            <w:ind w:left="284" w:right="284"/>
            <w:jc w:val="center"/>
            <w:rPr>
              <w:rFonts w:ascii="GOST type A" w:hAnsi="GOST type A"/>
              <w:sz w:val="24"/>
            </w:rPr>
          </w:pPr>
        </w:p>
      </w:tc>
      <w:tc>
        <w:tcPr>
          <w:tcW w:w="6091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34819E1" w14:textId="27D963CD" w:rsidR="003A2F7D" w:rsidRPr="0077776D" w:rsidRDefault="003A2F7D" w:rsidP="00362FC4">
          <w:pPr>
            <w:ind w:firstLine="720"/>
            <w:jc w:val="center"/>
            <w:rPr>
              <w:rFonts w:ascii="GOST type A" w:hAnsi="GOST type A"/>
              <w:sz w:val="36"/>
              <w:szCs w:val="36"/>
            </w:rPr>
          </w:pPr>
        </w:p>
      </w:tc>
      <w:tc>
        <w:tcPr>
          <w:tcW w:w="60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015B112" w14:textId="77777777" w:rsidR="003A2F7D" w:rsidRDefault="003A2F7D">
          <w:pPr>
            <w:ind w:left="-96" w:right="-113"/>
            <w:rPr>
              <w:rFonts w:ascii="GOST type A" w:hAnsi="GOST type A"/>
              <w:i/>
              <w:sz w:val="28"/>
            </w:rPr>
          </w:pPr>
          <w:r>
            <w:rPr>
              <w:rFonts w:ascii="GOST type A" w:hAnsi="GOST type A"/>
              <w:i/>
              <w:sz w:val="28"/>
            </w:rPr>
            <w:t>Лист</w:t>
          </w:r>
        </w:p>
      </w:tc>
    </w:tr>
    <w:tr w:rsidR="003A2F7D" w14:paraId="27A8DAE7" w14:textId="77777777">
      <w:tblPrEx>
        <w:tblCellMar>
          <w:left w:w="107" w:type="dxa"/>
          <w:right w:w="107" w:type="dxa"/>
        </w:tblCellMar>
      </w:tblPrEx>
      <w:trPr>
        <w:cantSplit/>
      </w:trPr>
      <w:tc>
        <w:tcPr>
          <w:tcW w:w="288" w:type="dxa"/>
          <w:vMerge/>
          <w:tcBorders>
            <w:top w:val="nil"/>
            <w:left w:val="single" w:sz="12" w:space="0" w:color="auto"/>
            <w:bottom w:val="nil"/>
            <w:right w:val="single" w:sz="12" w:space="0" w:color="auto"/>
          </w:tcBorders>
        </w:tcPr>
        <w:p w14:paraId="6DBD83C4" w14:textId="77777777" w:rsidR="003A2F7D" w:rsidRDefault="003A2F7D">
          <w:pPr>
            <w:ind w:left="284" w:right="284"/>
            <w:rPr>
              <w:rFonts w:ascii="GOST type A" w:hAnsi="GOST type A"/>
              <w:sz w:val="26"/>
            </w:rPr>
          </w:pPr>
        </w:p>
      </w:tc>
      <w:tc>
        <w:tcPr>
          <w:tcW w:w="310" w:type="dxa"/>
          <w:vMerge/>
          <w:tcBorders>
            <w:top w:val="nil"/>
            <w:left w:val="single" w:sz="12" w:space="0" w:color="auto"/>
            <w:bottom w:val="nil"/>
            <w:right w:val="single" w:sz="12" w:space="0" w:color="auto"/>
          </w:tcBorders>
        </w:tcPr>
        <w:p w14:paraId="1A74F8E1" w14:textId="77777777" w:rsidR="003A2F7D" w:rsidRDefault="003A2F7D">
          <w:pPr>
            <w:ind w:left="284" w:right="284"/>
            <w:rPr>
              <w:rFonts w:ascii="GOST type A" w:hAnsi="GOST type A"/>
              <w:sz w:val="26"/>
            </w:rPr>
          </w:pPr>
        </w:p>
      </w:tc>
      <w:tc>
        <w:tcPr>
          <w:tcW w:w="498" w:type="dxa"/>
          <w:tcBorders>
            <w:top w:val="single" w:sz="6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47CA130" w14:textId="77777777" w:rsidR="003A2F7D" w:rsidRDefault="003A2F7D">
          <w:pPr>
            <w:ind w:left="284" w:right="284"/>
            <w:jc w:val="center"/>
            <w:rPr>
              <w:rFonts w:ascii="GOST type A" w:hAnsi="GOST type A"/>
              <w:sz w:val="26"/>
            </w:rPr>
          </w:pPr>
        </w:p>
      </w:tc>
      <w:tc>
        <w:tcPr>
          <w:tcW w:w="569" w:type="dxa"/>
          <w:tcBorders>
            <w:top w:val="single" w:sz="6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4072ED" w14:textId="77777777" w:rsidR="003A2F7D" w:rsidRDefault="003A2F7D">
          <w:pPr>
            <w:ind w:left="284" w:right="284"/>
            <w:jc w:val="center"/>
            <w:rPr>
              <w:rFonts w:ascii="GOST type A" w:hAnsi="GOST type A"/>
              <w:sz w:val="26"/>
            </w:rPr>
          </w:pPr>
        </w:p>
      </w:tc>
      <w:tc>
        <w:tcPr>
          <w:tcW w:w="1225" w:type="dxa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F85A253" w14:textId="77777777" w:rsidR="003A2F7D" w:rsidRDefault="003A2F7D">
          <w:pPr>
            <w:jc w:val="center"/>
            <w:rPr>
              <w:rFonts w:ascii="GOST type A" w:hAnsi="GOST type A"/>
              <w:sz w:val="26"/>
            </w:rPr>
          </w:pPr>
        </w:p>
      </w:tc>
      <w:tc>
        <w:tcPr>
          <w:tcW w:w="828" w:type="dxa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4B114C7" w14:textId="77777777" w:rsidR="003A2F7D" w:rsidRDefault="003A2F7D">
          <w:pPr>
            <w:ind w:left="284" w:right="284"/>
            <w:jc w:val="center"/>
            <w:rPr>
              <w:rFonts w:ascii="GOST type A" w:hAnsi="GOST type A"/>
              <w:sz w:val="26"/>
            </w:rPr>
          </w:pPr>
        </w:p>
      </w:tc>
      <w:tc>
        <w:tcPr>
          <w:tcW w:w="607" w:type="dxa"/>
          <w:tcBorders>
            <w:top w:val="single" w:sz="6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8771332" w14:textId="77777777" w:rsidR="003A2F7D" w:rsidRDefault="003A2F7D">
          <w:pPr>
            <w:ind w:left="284" w:right="284"/>
            <w:jc w:val="center"/>
            <w:rPr>
              <w:rFonts w:ascii="GOST type A" w:hAnsi="GOST type A"/>
              <w:sz w:val="24"/>
            </w:rPr>
          </w:pPr>
        </w:p>
      </w:tc>
      <w:tc>
        <w:tcPr>
          <w:tcW w:w="6091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0B285D81" w14:textId="77777777" w:rsidR="003A2F7D" w:rsidRDefault="003A2F7D">
          <w:pPr>
            <w:ind w:left="284" w:right="284"/>
            <w:jc w:val="center"/>
            <w:rPr>
              <w:rFonts w:ascii="GOST type A" w:hAnsi="GOST type A"/>
              <w:i/>
              <w:sz w:val="26"/>
            </w:rPr>
          </w:pPr>
        </w:p>
      </w:tc>
      <w:tc>
        <w:tcPr>
          <w:tcW w:w="600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697C68D" w14:textId="549C801A" w:rsidR="003A2F7D" w:rsidRPr="009D6430" w:rsidRDefault="003A2F7D" w:rsidP="00A55E82">
          <w:pPr>
            <w:jc w:val="center"/>
            <w:rPr>
              <w:rFonts w:ascii="GOST type A" w:hAnsi="GOST type A"/>
              <w:i/>
              <w:iCs/>
              <w:sz w:val="28"/>
              <w:szCs w:val="28"/>
            </w:rPr>
          </w:pPr>
          <w:r>
            <w:rPr>
              <w:rFonts w:ascii="GOST type A" w:hAnsi="GOST type A"/>
              <w:i/>
              <w:iCs/>
              <w:sz w:val="28"/>
              <w:szCs w:val="28"/>
            </w:rPr>
            <w:t>21</w:t>
          </w:r>
        </w:p>
      </w:tc>
    </w:tr>
    <w:tr w:rsidR="003A2F7D" w14:paraId="1A375F4D" w14:textId="77777777">
      <w:tblPrEx>
        <w:tblCellMar>
          <w:left w:w="107" w:type="dxa"/>
          <w:right w:w="107" w:type="dxa"/>
        </w:tblCellMar>
      </w:tblPrEx>
      <w:trPr>
        <w:cantSplit/>
      </w:trPr>
      <w:tc>
        <w:tcPr>
          <w:tcW w:w="288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3E294EE" w14:textId="77777777" w:rsidR="003A2F7D" w:rsidRDefault="003A2F7D">
          <w:pPr>
            <w:ind w:left="-113" w:right="-113"/>
            <w:jc w:val="center"/>
            <w:rPr>
              <w:rFonts w:ascii="GOST type A" w:hAnsi="GOST type A"/>
              <w:i/>
              <w:sz w:val="26"/>
            </w:rPr>
          </w:pPr>
        </w:p>
      </w:tc>
      <w:tc>
        <w:tcPr>
          <w:tcW w:w="310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6782D19" w14:textId="77777777" w:rsidR="003A2F7D" w:rsidRDefault="003A2F7D">
          <w:pPr>
            <w:ind w:left="-113" w:right="-113"/>
            <w:jc w:val="center"/>
            <w:rPr>
              <w:rFonts w:ascii="GOST type A" w:hAnsi="GOST type A"/>
              <w:i/>
              <w:sz w:val="26"/>
            </w:rPr>
          </w:pPr>
        </w:p>
      </w:tc>
      <w:tc>
        <w:tcPr>
          <w:tcW w:w="4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671296" w14:textId="77777777" w:rsidR="003A2F7D" w:rsidRPr="00A93166" w:rsidRDefault="003A2F7D">
          <w:pPr>
            <w:ind w:left="-113" w:right="-113"/>
            <w:jc w:val="center"/>
            <w:rPr>
              <w:rFonts w:ascii="GOST type A" w:hAnsi="GOST type A"/>
              <w:i/>
              <w:sz w:val="24"/>
              <w:szCs w:val="24"/>
            </w:rPr>
          </w:pPr>
          <w:proofErr w:type="spellStart"/>
          <w:r w:rsidRPr="00A93166">
            <w:rPr>
              <w:rFonts w:ascii="GOST type A" w:hAnsi="GOST type A"/>
              <w:i/>
              <w:sz w:val="24"/>
              <w:szCs w:val="24"/>
            </w:rPr>
            <w:t>Èçì</w:t>
          </w:r>
          <w:proofErr w:type="spellEnd"/>
          <w:r w:rsidRPr="00A93166">
            <w:rPr>
              <w:rFonts w:ascii="GOST type A" w:hAnsi="GOST type A"/>
              <w:i/>
              <w:sz w:val="24"/>
              <w:szCs w:val="24"/>
            </w:rPr>
            <w:t>.</w:t>
          </w:r>
        </w:p>
      </w:tc>
      <w:tc>
        <w:tcPr>
          <w:tcW w:w="56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10418" w14:textId="77777777" w:rsidR="003A2F7D" w:rsidRPr="00A93166" w:rsidRDefault="003A2F7D">
          <w:pPr>
            <w:ind w:left="-85" w:right="-113"/>
            <w:rPr>
              <w:rFonts w:ascii="GOST type A" w:hAnsi="GOST type A"/>
              <w:i/>
              <w:sz w:val="24"/>
              <w:szCs w:val="24"/>
            </w:rPr>
          </w:pPr>
          <w:proofErr w:type="spellStart"/>
          <w:r w:rsidRPr="00A93166">
            <w:rPr>
              <w:rFonts w:ascii="GOST type A" w:hAnsi="GOST type A"/>
              <w:i/>
              <w:sz w:val="24"/>
              <w:szCs w:val="24"/>
            </w:rPr>
            <w:t>Ëèñò</w:t>
          </w:r>
          <w:proofErr w:type="spellEnd"/>
        </w:p>
      </w:tc>
      <w:tc>
        <w:tcPr>
          <w:tcW w:w="122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546F373" w14:textId="77777777" w:rsidR="003A2F7D" w:rsidRPr="00A93166" w:rsidRDefault="003A2F7D">
          <w:pPr>
            <w:jc w:val="center"/>
            <w:rPr>
              <w:rFonts w:ascii="GOST type A" w:hAnsi="GOST type A"/>
              <w:i/>
              <w:sz w:val="24"/>
              <w:szCs w:val="24"/>
            </w:rPr>
          </w:pPr>
          <w:r w:rsidRPr="00A93166">
            <w:rPr>
              <w:rFonts w:ascii="GOST type A" w:hAnsi="GOST type A"/>
              <w:i/>
              <w:sz w:val="24"/>
              <w:szCs w:val="24"/>
            </w:rPr>
            <w:t xml:space="preserve">№ </w:t>
          </w:r>
          <w:proofErr w:type="spellStart"/>
          <w:r w:rsidRPr="00A93166">
            <w:rPr>
              <w:rFonts w:ascii="GOST type A" w:hAnsi="GOST type A"/>
              <w:i/>
              <w:sz w:val="24"/>
              <w:szCs w:val="24"/>
            </w:rPr>
            <w:t>äîêóì</w:t>
          </w:r>
          <w:proofErr w:type="spellEnd"/>
          <w:r w:rsidRPr="00A93166">
            <w:rPr>
              <w:rFonts w:ascii="GOST type A" w:hAnsi="GOST type A"/>
              <w:i/>
              <w:sz w:val="24"/>
              <w:szCs w:val="24"/>
            </w:rPr>
            <w:t>.</w:t>
          </w:r>
        </w:p>
      </w:tc>
      <w:tc>
        <w:tcPr>
          <w:tcW w:w="82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DF63761" w14:textId="77777777" w:rsidR="003A2F7D" w:rsidRPr="00A93166" w:rsidRDefault="003A2F7D">
          <w:pPr>
            <w:ind w:left="-57" w:right="-57"/>
            <w:jc w:val="center"/>
            <w:rPr>
              <w:rFonts w:ascii="GOST type A" w:hAnsi="GOST type A"/>
              <w:i/>
              <w:sz w:val="24"/>
              <w:szCs w:val="24"/>
            </w:rPr>
          </w:pPr>
          <w:proofErr w:type="spellStart"/>
          <w:r w:rsidRPr="00A93166">
            <w:rPr>
              <w:rFonts w:ascii="GOST type A" w:hAnsi="GOST type A"/>
              <w:i/>
              <w:sz w:val="24"/>
              <w:szCs w:val="24"/>
            </w:rPr>
            <w:t>Ïîäï</w:t>
          </w:r>
          <w:proofErr w:type="spellEnd"/>
          <w:r w:rsidRPr="00A93166">
            <w:rPr>
              <w:rFonts w:ascii="GOST type A" w:hAnsi="GOST type A"/>
              <w:i/>
              <w:sz w:val="24"/>
              <w:szCs w:val="24"/>
            </w:rPr>
            <w:t>.</w:t>
          </w:r>
        </w:p>
      </w:tc>
      <w:tc>
        <w:tcPr>
          <w:tcW w:w="60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9B74B58" w14:textId="77777777" w:rsidR="003A2F7D" w:rsidRPr="00A93166" w:rsidRDefault="003A2F7D">
          <w:pPr>
            <w:ind w:left="-113" w:right="-113"/>
            <w:jc w:val="center"/>
            <w:rPr>
              <w:rFonts w:ascii="GOST type A" w:hAnsi="GOST type A"/>
              <w:i/>
              <w:sz w:val="24"/>
              <w:szCs w:val="24"/>
            </w:rPr>
          </w:pPr>
          <w:proofErr w:type="spellStart"/>
          <w:r w:rsidRPr="00A93166">
            <w:rPr>
              <w:rFonts w:ascii="GOST type A" w:hAnsi="GOST type A"/>
              <w:i/>
              <w:sz w:val="24"/>
              <w:szCs w:val="24"/>
            </w:rPr>
            <w:t>Äàòà</w:t>
          </w:r>
          <w:proofErr w:type="spellEnd"/>
        </w:p>
      </w:tc>
      <w:tc>
        <w:tcPr>
          <w:tcW w:w="6091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7D25744" w14:textId="77777777" w:rsidR="003A2F7D" w:rsidRDefault="003A2F7D">
          <w:pPr>
            <w:ind w:left="284" w:right="284"/>
            <w:jc w:val="center"/>
            <w:rPr>
              <w:rFonts w:ascii="GOST type A" w:hAnsi="GOST type A"/>
              <w:i/>
              <w:sz w:val="26"/>
            </w:rPr>
          </w:pPr>
        </w:p>
      </w:tc>
      <w:tc>
        <w:tcPr>
          <w:tcW w:w="60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B6AC5EA" w14:textId="77777777" w:rsidR="003A2F7D" w:rsidRDefault="003A2F7D">
          <w:pPr>
            <w:ind w:left="284" w:right="284"/>
            <w:jc w:val="center"/>
            <w:rPr>
              <w:rFonts w:ascii="GOST type A" w:hAnsi="GOST type A"/>
              <w:i/>
              <w:sz w:val="26"/>
            </w:rPr>
          </w:pPr>
        </w:p>
      </w:tc>
    </w:tr>
  </w:tbl>
  <w:p w14:paraId="594FD6C7" w14:textId="77777777" w:rsidR="003A2F7D" w:rsidRDefault="003A2F7D">
    <w:pPr>
      <w:tabs>
        <w:tab w:val="right" w:pos="8789"/>
      </w:tabs>
      <w:ind w:right="169"/>
      <w:jc w:val="right"/>
      <w:rPr>
        <w:rFonts w:ascii="GOST type A" w:hAnsi="GOST type A"/>
        <w:i/>
        <w:sz w:val="26"/>
      </w:rPr>
    </w:pPr>
    <w:r>
      <w:rPr>
        <w:rFonts w:ascii="GOST type A" w:hAnsi="GOST type A"/>
        <w:i/>
        <w:sz w:val="26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E66FF8" w14:textId="77777777" w:rsidR="003F7C7D" w:rsidRDefault="003F7C7D">
      <w:r>
        <w:separator/>
      </w:r>
    </w:p>
    <w:p w14:paraId="14624674" w14:textId="77777777" w:rsidR="003F7C7D" w:rsidRDefault="003F7C7D"/>
    <w:p w14:paraId="19357CF3" w14:textId="77777777" w:rsidR="003F7C7D" w:rsidRDefault="003F7C7D" w:rsidP="00136909"/>
    <w:p w14:paraId="34074195" w14:textId="77777777" w:rsidR="003F7C7D" w:rsidRDefault="003F7C7D"/>
  </w:footnote>
  <w:footnote w:type="continuationSeparator" w:id="0">
    <w:p w14:paraId="60BE5BA3" w14:textId="77777777" w:rsidR="003F7C7D" w:rsidRDefault="003F7C7D">
      <w:r>
        <w:continuationSeparator/>
      </w:r>
    </w:p>
    <w:p w14:paraId="01CE74DA" w14:textId="77777777" w:rsidR="003F7C7D" w:rsidRDefault="003F7C7D"/>
    <w:p w14:paraId="6865939A" w14:textId="77777777" w:rsidR="003F7C7D" w:rsidRDefault="003F7C7D" w:rsidP="00136909"/>
    <w:p w14:paraId="1BDC74EF" w14:textId="77777777" w:rsidR="003F7C7D" w:rsidRDefault="003F7C7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1F752D" w14:textId="77777777" w:rsidR="003A2F7D" w:rsidRDefault="003A2F7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7A02FDF6"/>
    <w:lvl w:ilvl="0">
      <w:start w:val="1"/>
      <w:numFmt w:val="decimal"/>
      <w:pStyle w:val="Bodybulletedpar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82"/>
    <w:multiLevelType w:val="singleLevel"/>
    <w:tmpl w:val="B0C4E504"/>
    <w:lvl w:ilvl="0">
      <w:start w:val="1"/>
      <w:numFmt w:val="bullet"/>
      <w:pStyle w:val="3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316218B"/>
    <w:multiLevelType w:val="hybridMultilevel"/>
    <w:tmpl w:val="CCAA1F58"/>
    <w:lvl w:ilvl="0" w:tplc="EF2E47EE">
      <w:start w:val="1"/>
      <w:numFmt w:val="decimal"/>
      <w:pStyle w:val="1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3E62CC"/>
    <w:multiLevelType w:val="hybridMultilevel"/>
    <w:tmpl w:val="C450CC4C"/>
    <w:lvl w:ilvl="0" w:tplc="08109728">
      <w:start w:val="1"/>
      <w:numFmt w:val="bullet"/>
      <w:pStyle w:val="-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CA65255"/>
    <w:multiLevelType w:val="multilevel"/>
    <w:tmpl w:val="18C6C31E"/>
    <w:numStyleLink w:val="10"/>
  </w:abstractNum>
  <w:abstractNum w:abstractNumId="5" w15:restartNumberingAfterBreak="0">
    <w:nsid w:val="28254DC7"/>
    <w:multiLevelType w:val="hybridMultilevel"/>
    <w:tmpl w:val="C016B252"/>
    <w:name w:val="ZAG2222"/>
    <w:lvl w:ilvl="0" w:tplc="18C80E9C">
      <w:start w:val="1"/>
      <w:numFmt w:val="bullet"/>
      <w:pStyle w:val="a"/>
      <w:lvlText w:val="−"/>
      <w:lvlJc w:val="left"/>
      <w:pPr>
        <w:ind w:left="1212" w:hanging="360"/>
      </w:pPr>
      <w:rPr>
        <w:rFonts w:ascii="Times New Roman" w:hAnsi="Times New Roman" w:cs="Times New Roman" w:hint="default"/>
      </w:rPr>
    </w:lvl>
    <w:lvl w:ilvl="1" w:tplc="C346DB6C">
      <w:start w:val="1"/>
      <w:numFmt w:val="bullet"/>
      <w:lvlText w:val=""/>
      <w:lvlJc w:val="left"/>
      <w:pPr>
        <w:tabs>
          <w:tab w:val="num" w:pos="2376"/>
        </w:tabs>
        <w:ind w:left="2376" w:hanging="360"/>
      </w:pPr>
      <w:rPr>
        <w:rFonts w:ascii="Symbol" w:hAnsi="Symbol" w:hint="default"/>
      </w:rPr>
    </w:lvl>
    <w:lvl w:ilvl="2" w:tplc="7E8C2104">
      <w:start w:val="1"/>
      <w:numFmt w:val="bullet"/>
      <w:lvlText w:val=""/>
      <w:lvlJc w:val="left"/>
      <w:pPr>
        <w:tabs>
          <w:tab w:val="num" w:pos="3096"/>
        </w:tabs>
        <w:ind w:left="3096" w:hanging="360"/>
      </w:pPr>
      <w:rPr>
        <w:rFonts w:ascii="Wingdings" w:hAnsi="Wingdings" w:hint="default"/>
      </w:rPr>
    </w:lvl>
    <w:lvl w:ilvl="3" w:tplc="02F60F26">
      <w:start w:val="1"/>
      <w:numFmt w:val="lowerLetter"/>
      <w:lvlText w:val="%4)"/>
      <w:lvlJc w:val="left"/>
      <w:pPr>
        <w:tabs>
          <w:tab w:val="num" w:pos="3816"/>
        </w:tabs>
        <w:ind w:left="3816" w:hanging="360"/>
      </w:pPr>
      <w:rPr>
        <w:rFonts w:hint="default"/>
      </w:rPr>
    </w:lvl>
    <w:lvl w:ilvl="4" w:tplc="7BD044D4" w:tentative="1">
      <w:start w:val="1"/>
      <w:numFmt w:val="bullet"/>
      <w:lvlText w:val="o"/>
      <w:lvlJc w:val="left"/>
      <w:pPr>
        <w:tabs>
          <w:tab w:val="num" w:pos="4536"/>
        </w:tabs>
        <w:ind w:left="4536" w:hanging="360"/>
      </w:pPr>
      <w:rPr>
        <w:rFonts w:ascii="Courier New" w:hAnsi="Courier New" w:hint="default"/>
      </w:rPr>
    </w:lvl>
    <w:lvl w:ilvl="5" w:tplc="D2F0F5C8" w:tentative="1">
      <w:start w:val="1"/>
      <w:numFmt w:val="bullet"/>
      <w:lvlText w:val=""/>
      <w:lvlJc w:val="left"/>
      <w:pPr>
        <w:tabs>
          <w:tab w:val="num" w:pos="5256"/>
        </w:tabs>
        <w:ind w:left="5256" w:hanging="360"/>
      </w:pPr>
      <w:rPr>
        <w:rFonts w:ascii="Wingdings" w:hAnsi="Wingdings" w:hint="default"/>
      </w:rPr>
    </w:lvl>
    <w:lvl w:ilvl="6" w:tplc="8C1A533E" w:tentative="1">
      <w:start w:val="1"/>
      <w:numFmt w:val="bullet"/>
      <w:lvlText w:val=""/>
      <w:lvlJc w:val="left"/>
      <w:pPr>
        <w:tabs>
          <w:tab w:val="num" w:pos="5976"/>
        </w:tabs>
        <w:ind w:left="5976" w:hanging="360"/>
      </w:pPr>
      <w:rPr>
        <w:rFonts w:ascii="Symbol" w:hAnsi="Symbol" w:hint="default"/>
      </w:rPr>
    </w:lvl>
    <w:lvl w:ilvl="7" w:tplc="00A644AE" w:tentative="1">
      <w:start w:val="1"/>
      <w:numFmt w:val="bullet"/>
      <w:lvlText w:val="o"/>
      <w:lvlJc w:val="left"/>
      <w:pPr>
        <w:tabs>
          <w:tab w:val="num" w:pos="6696"/>
        </w:tabs>
        <w:ind w:left="6696" w:hanging="360"/>
      </w:pPr>
      <w:rPr>
        <w:rFonts w:ascii="Courier New" w:hAnsi="Courier New" w:hint="default"/>
      </w:rPr>
    </w:lvl>
    <w:lvl w:ilvl="8" w:tplc="2228B234" w:tentative="1">
      <w:start w:val="1"/>
      <w:numFmt w:val="bullet"/>
      <w:lvlText w:val=""/>
      <w:lvlJc w:val="left"/>
      <w:pPr>
        <w:tabs>
          <w:tab w:val="num" w:pos="7416"/>
        </w:tabs>
        <w:ind w:left="7416" w:hanging="360"/>
      </w:pPr>
      <w:rPr>
        <w:rFonts w:ascii="Wingdings" w:hAnsi="Wingdings" w:hint="default"/>
      </w:rPr>
    </w:lvl>
  </w:abstractNum>
  <w:abstractNum w:abstractNumId="6" w15:restartNumberingAfterBreak="0">
    <w:nsid w:val="299A2AF3"/>
    <w:multiLevelType w:val="multilevel"/>
    <w:tmpl w:val="47E0BF9A"/>
    <w:lvl w:ilvl="0">
      <w:start w:val="1"/>
      <w:numFmt w:val="decimal"/>
      <w:pStyle w:val="11"/>
      <w:lvlText w:val="%1"/>
      <w:lvlJc w:val="left"/>
      <w:pPr>
        <w:ind w:left="1276" w:hanging="567"/>
      </w:pPr>
      <w:rPr>
        <w:rFonts w:hint="default"/>
      </w:rPr>
    </w:lvl>
    <w:lvl w:ilvl="1">
      <w:start w:val="1"/>
      <w:numFmt w:val="decimal"/>
      <w:pStyle w:val="22"/>
      <w:lvlText w:val="%1.%2"/>
      <w:lvlJc w:val="left"/>
      <w:pPr>
        <w:ind w:left="1560" w:hanging="567"/>
      </w:pPr>
      <w:rPr>
        <w:rFonts w:hint="default"/>
      </w:rPr>
    </w:lvl>
    <w:lvl w:ilvl="2">
      <w:start w:val="1"/>
      <w:numFmt w:val="decimal"/>
      <w:pStyle w:val="2"/>
      <w:lvlText w:val="%1.%2.%3"/>
      <w:lvlJc w:val="left"/>
      <w:pPr>
        <w:ind w:left="1418" w:hanging="709"/>
      </w:pPr>
      <w:rPr>
        <w:rFonts w:hint="default"/>
      </w:rPr>
    </w:lvl>
    <w:lvl w:ilvl="3">
      <w:start w:val="1"/>
      <w:numFmt w:val="decimal"/>
      <w:pStyle w:val="42"/>
      <w:lvlText w:val="%1.%2.%3.%4"/>
      <w:lvlJc w:val="left"/>
      <w:pPr>
        <w:ind w:left="1701" w:hanging="99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2BDA12E5"/>
    <w:multiLevelType w:val="multilevel"/>
    <w:tmpl w:val="E7868782"/>
    <w:lvl w:ilvl="0">
      <w:start w:val="1"/>
      <w:numFmt w:val="decimal"/>
      <w:pStyle w:val="12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1002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0125AC2"/>
    <w:multiLevelType w:val="hybridMultilevel"/>
    <w:tmpl w:val="C150A1CE"/>
    <w:lvl w:ilvl="0" w:tplc="FFFFFFFF">
      <w:start w:val="1"/>
      <w:numFmt w:val="russianLower"/>
      <w:pStyle w:val="a0"/>
      <w:lvlText w:val="%1)"/>
      <w:lvlJc w:val="left"/>
      <w:pPr>
        <w:tabs>
          <w:tab w:val="num" w:pos="927"/>
        </w:tabs>
        <w:ind w:left="907" w:hanging="340"/>
      </w:pPr>
      <w:rPr>
        <w:rFonts w:hint="default"/>
      </w:rPr>
    </w:lvl>
    <w:lvl w:ilvl="1" w:tplc="FFFFFFFF">
      <w:start w:val="1"/>
      <w:numFmt w:val="decimal"/>
      <w:lvlText w:val="%2)"/>
      <w:lvlJc w:val="left"/>
      <w:pPr>
        <w:tabs>
          <w:tab w:val="num" w:pos="1554"/>
        </w:tabs>
        <w:ind w:left="1554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274"/>
        </w:tabs>
        <w:ind w:left="2274" w:hanging="180"/>
      </w:pPr>
    </w:lvl>
    <w:lvl w:ilvl="3" w:tplc="FFFFFFFF">
      <w:start w:val="1"/>
      <w:numFmt w:val="decimal"/>
      <w:lvlText w:val="%4."/>
      <w:lvlJc w:val="left"/>
      <w:pPr>
        <w:tabs>
          <w:tab w:val="num" w:pos="2994"/>
        </w:tabs>
        <w:ind w:left="2994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714"/>
        </w:tabs>
        <w:ind w:left="3714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434"/>
        </w:tabs>
        <w:ind w:left="4434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154"/>
        </w:tabs>
        <w:ind w:left="5154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874"/>
        </w:tabs>
        <w:ind w:left="5874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594"/>
        </w:tabs>
        <w:ind w:left="6594" w:hanging="180"/>
      </w:pPr>
    </w:lvl>
  </w:abstractNum>
  <w:abstractNum w:abstractNumId="9" w15:restartNumberingAfterBreak="0">
    <w:nsid w:val="36786211"/>
    <w:multiLevelType w:val="hybridMultilevel"/>
    <w:tmpl w:val="D5C2EBF4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737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0975E3"/>
    <w:multiLevelType w:val="multilevel"/>
    <w:tmpl w:val="18C6C31E"/>
    <w:styleLink w:val="10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37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3C776F6"/>
    <w:multiLevelType w:val="hybridMultilevel"/>
    <w:tmpl w:val="35F0AE10"/>
    <w:lvl w:ilvl="0" w:tplc="43D0E1CA">
      <w:start w:val="1"/>
      <w:numFmt w:val="decimal"/>
      <w:pStyle w:val="a1"/>
      <w:lvlText w:val="%1)"/>
      <w:lvlJc w:val="left"/>
      <w:pPr>
        <w:ind w:left="1684" w:hanging="360"/>
      </w:pPr>
    </w:lvl>
    <w:lvl w:ilvl="1" w:tplc="04190019" w:tentative="1">
      <w:start w:val="1"/>
      <w:numFmt w:val="lowerLetter"/>
      <w:lvlText w:val="%2."/>
      <w:lvlJc w:val="left"/>
      <w:pPr>
        <w:ind w:left="2404" w:hanging="360"/>
      </w:pPr>
    </w:lvl>
    <w:lvl w:ilvl="2" w:tplc="0419001B" w:tentative="1">
      <w:start w:val="1"/>
      <w:numFmt w:val="lowerRoman"/>
      <w:lvlText w:val="%3."/>
      <w:lvlJc w:val="right"/>
      <w:pPr>
        <w:ind w:left="3124" w:hanging="180"/>
      </w:pPr>
    </w:lvl>
    <w:lvl w:ilvl="3" w:tplc="0419000F" w:tentative="1">
      <w:start w:val="1"/>
      <w:numFmt w:val="decimal"/>
      <w:lvlText w:val="%4."/>
      <w:lvlJc w:val="left"/>
      <w:pPr>
        <w:ind w:left="3844" w:hanging="360"/>
      </w:pPr>
    </w:lvl>
    <w:lvl w:ilvl="4" w:tplc="04190019" w:tentative="1">
      <w:start w:val="1"/>
      <w:numFmt w:val="lowerLetter"/>
      <w:lvlText w:val="%5."/>
      <w:lvlJc w:val="left"/>
      <w:pPr>
        <w:ind w:left="4564" w:hanging="360"/>
      </w:pPr>
    </w:lvl>
    <w:lvl w:ilvl="5" w:tplc="0419001B" w:tentative="1">
      <w:start w:val="1"/>
      <w:numFmt w:val="lowerRoman"/>
      <w:lvlText w:val="%6."/>
      <w:lvlJc w:val="right"/>
      <w:pPr>
        <w:ind w:left="5284" w:hanging="180"/>
      </w:pPr>
    </w:lvl>
    <w:lvl w:ilvl="6" w:tplc="0419000F" w:tentative="1">
      <w:start w:val="1"/>
      <w:numFmt w:val="decimal"/>
      <w:lvlText w:val="%7."/>
      <w:lvlJc w:val="left"/>
      <w:pPr>
        <w:ind w:left="6004" w:hanging="360"/>
      </w:pPr>
    </w:lvl>
    <w:lvl w:ilvl="7" w:tplc="04190019" w:tentative="1">
      <w:start w:val="1"/>
      <w:numFmt w:val="lowerLetter"/>
      <w:lvlText w:val="%8."/>
      <w:lvlJc w:val="left"/>
      <w:pPr>
        <w:ind w:left="6724" w:hanging="360"/>
      </w:pPr>
    </w:lvl>
    <w:lvl w:ilvl="8" w:tplc="0419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4A1E2F2E"/>
    <w:multiLevelType w:val="hybridMultilevel"/>
    <w:tmpl w:val="BAF4C836"/>
    <w:lvl w:ilvl="0" w:tplc="27E02608">
      <w:start w:val="1"/>
      <w:numFmt w:val="decimal"/>
      <w:pStyle w:val="Bodynumbered"/>
      <w:lvlText w:val="%1)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19C6D47"/>
    <w:multiLevelType w:val="hybridMultilevel"/>
    <w:tmpl w:val="03843954"/>
    <w:lvl w:ilvl="0" w:tplc="B29ED316">
      <w:start w:val="1"/>
      <w:numFmt w:val="bullet"/>
      <w:pStyle w:val="Bodybulleted"/>
      <w:lvlText w:val="–"/>
      <w:lvlJc w:val="left"/>
      <w:pPr>
        <w:ind w:left="720" w:hanging="360"/>
      </w:pPr>
      <w:rPr>
        <w:rFonts w:ascii="Arial" w:hAnsi="Arial" w:hint="default"/>
        <w:b w:val="0"/>
        <w:i w:val="0"/>
        <w:sz w:val="22"/>
      </w:rPr>
    </w:lvl>
    <w:lvl w:ilvl="1" w:tplc="72F491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78E4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8C59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DA5F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65840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48C5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F8EB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EE893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3F3448"/>
    <w:multiLevelType w:val="hybridMultilevel"/>
    <w:tmpl w:val="19AE9DCA"/>
    <w:lvl w:ilvl="0" w:tplc="2B72102C">
      <w:start w:val="1"/>
      <w:numFmt w:val="decimal"/>
      <w:pStyle w:val="Bodynombered"/>
      <w:lvlText w:val="%1)"/>
      <w:lvlJc w:val="left"/>
      <w:pPr>
        <w:ind w:left="1429" w:hanging="360"/>
      </w:pPr>
    </w:lvl>
    <w:lvl w:ilvl="1" w:tplc="04190003" w:tentative="1">
      <w:start w:val="1"/>
      <w:numFmt w:val="lowerLetter"/>
      <w:lvlText w:val="%2."/>
      <w:lvlJc w:val="left"/>
      <w:pPr>
        <w:ind w:left="2149" w:hanging="360"/>
      </w:pPr>
    </w:lvl>
    <w:lvl w:ilvl="2" w:tplc="04190005" w:tentative="1">
      <w:start w:val="1"/>
      <w:numFmt w:val="lowerRoman"/>
      <w:lvlText w:val="%3."/>
      <w:lvlJc w:val="right"/>
      <w:pPr>
        <w:ind w:left="2869" w:hanging="180"/>
      </w:pPr>
    </w:lvl>
    <w:lvl w:ilvl="3" w:tplc="04190001" w:tentative="1">
      <w:start w:val="1"/>
      <w:numFmt w:val="decimal"/>
      <w:lvlText w:val="%4."/>
      <w:lvlJc w:val="left"/>
      <w:pPr>
        <w:ind w:left="3589" w:hanging="360"/>
      </w:pPr>
    </w:lvl>
    <w:lvl w:ilvl="4" w:tplc="04190003" w:tentative="1">
      <w:start w:val="1"/>
      <w:numFmt w:val="lowerLetter"/>
      <w:lvlText w:val="%5."/>
      <w:lvlJc w:val="left"/>
      <w:pPr>
        <w:ind w:left="4309" w:hanging="360"/>
      </w:pPr>
    </w:lvl>
    <w:lvl w:ilvl="5" w:tplc="04190005" w:tentative="1">
      <w:start w:val="1"/>
      <w:numFmt w:val="lowerRoman"/>
      <w:lvlText w:val="%6."/>
      <w:lvlJc w:val="right"/>
      <w:pPr>
        <w:ind w:left="5029" w:hanging="180"/>
      </w:pPr>
    </w:lvl>
    <w:lvl w:ilvl="6" w:tplc="04190001" w:tentative="1">
      <w:start w:val="1"/>
      <w:numFmt w:val="decimal"/>
      <w:lvlText w:val="%7."/>
      <w:lvlJc w:val="left"/>
      <w:pPr>
        <w:ind w:left="5749" w:hanging="360"/>
      </w:pPr>
    </w:lvl>
    <w:lvl w:ilvl="7" w:tplc="04190003" w:tentative="1">
      <w:start w:val="1"/>
      <w:numFmt w:val="lowerLetter"/>
      <w:lvlText w:val="%8."/>
      <w:lvlJc w:val="left"/>
      <w:pPr>
        <w:ind w:left="6469" w:hanging="360"/>
      </w:pPr>
    </w:lvl>
    <w:lvl w:ilvl="8" w:tplc="04190005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1290C1D"/>
    <w:multiLevelType w:val="hybridMultilevel"/>
    <w:tmpl w:val="EA1E3036"/>
    <w:lvl w:ilvl="0" w:tplc="E280DC10">
      <w:start w:val="1"/>
      <w:numFmt w:val="decimal"/>
      <w:pStyle w:val="a2"/>
      <w:lvlText w:val="%1)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16155C7"/>
    <w:multiLevelType w:val="multilevel"/>
    <w:tmpl w:val="8194B27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568"/>
        </w:tabs>
        <w:ind w:left="1568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7BF6683C"/>
    <w:multiLevelType w:val="hybridMultilevel"/>
    <w:tmpl w:val="42BA678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3"/>
  </w:num>
  <w:num w:numId="2">
    <w:abstractNumId w:val="15"/>
  </w:num>
  <w:num w:numId="3">
    <w:abstractNumId w:val="11"/>
  </w:num>
  <w:num w:numId="4">
    <w:abstractNumId w:val="1"/>
  </w:num>
  <w:num w:numId="5">
    <w:abstractNumId w:val="0"/>
  </w:num>
  <w:num w:numId="6">
    <w:abstractNumId w:val="2"/>
  </w:num>
  <w:num w:numId="7">
    <w:abstractNumId w:val="8"/>
  </w:num>
  <w:num w:numId="8">
    <w:abstractNumId w:val="5"/>
  </w:num>
  <w:num w:numId="9">
    <w:abstractNumId w:val="7"/>
  </w:num>
  <w:num w:numId="10">
    <w:abstractNumId w:val="12"/>
  </w:num>
  <w:num w:numId="11">
    <w:abstractNumId w:val="13"/>
  </w:num>
  <w:num w:numId="12">
    <w:abstractNumId w:val="15"/>
    <w:lvlOverride w:ilvl="0">
      <w:startOverride w:val="1"/>
    </w:lvlOverride>
  </w:num>
  <w:num w:numId="13">
    <w:abstractNumId w:val="15"/>
    <w:lvlOverride w:ilvl="0">
      <w:startOverride w:val="1"/>
    </w:lvlOverride>
  </w:num>
  <w:num w:numId="14">
    <w:abstractNumId w:val="14"/>
  </w:num>
  <w:num w:numId="15">
    <w:abstractNumId w:val="6"/>
  </w:num>
  <w:num w:numId="16">
    <w:abstractNumId w:val="15"/>
    <w:lvlOverride w:ilvl="0">
      <w:startOverride w:val="1"/>
    </w:lvlOverride>
  </w:num>
  <w:num w:numId="17">
    <w:abstractNumId w:val="9"/>
  </w:num>
  <w:num w:numId="18">
    <w:abstractNumId w:val="16"/>
  </w:num>
  <w:num w:numId="19">
    <w:abstractNumId w:val="10"/>
  </w:num>
  <w:num w:numId="20">
    <w:abstractNumId w:val="4"/>
  </w:num>
  <w:num w:numId="21">
    <w:abstractNumId w:val="17"/>
  </w:num>
  <w:numIdMacAtCleanup w:val="1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Афонин Илья Дмитриевич">
    <w15:presenceInfo w15:providerId="AD" w15:userId="S-1-5-21-3968755616-2838136692-503003508-1011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52"/>
  <w:hyphenationZone w:val="357"/>
  <w:drawingGridHorizontalSpacing w:val="57"/>
  <w:drawingGridVerticalSpacing w:val="5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522"/>
    <w:rsid w:val="000014A4"/>
    <w:rsid w:val="00002D59"/>
    <w:rsid w:val="00004E8E"/>
    <w:rsid w:val="0000717D"/>
    <w:rsid w:val="00011139"/>
    <w:rsid w:val="00011DA7"/>
    <w:rsid w:val="00012353"/>
    <w:rsid w:val="00014196"/>
    <w:rsid w:val="0001451C"/>
    <w:rsid w:val="00015638"/>
    <w:rsid w:val="00016833"/>
    <w:rsid w:val="000178BB"/>
    <w:rsid w:val="00020189"/>
    <w:rsid w:val="000201FD"/>
    <w:rsid w:val="000212D7"/>
    <w:rsid w:val="00022483"/>
    <w:rsid w:val="00022A3B"/>
    <w:rsid w:val="00022A9E"/>
    <w:rsid w:val="00023C36"/>
    <w:rsid w:val="00023F77"/>
    <w:rsid w:val="0002459C"/>
    <w:rsid w:val="00025B88"/>
    <w:rsid w:val="0002760A"/>
    <w:rsid w:val="000278D8"/>
    <w:rsid w:val="00027D22"/>
    <w:rsid w:val="00031B93"/>
    <w:rsid w:val="00031D6E"/>
    <w:rsid w:val="000324CD"/>
    <w:rsid w:val="000326B6"/>
    <w:rsid w:val="00034B6A"/>
    <w:rsid w:val="00035165"/>
    <w:rsid w:val="000358AC"/>
    <w:rsid w:val="00035C17"/>
    <w:rsid w:val="00040AE4"/>
    <w:rsid w:val="00040C31"/>
    <w:rsid w:val="00040C8A"/>
    <w:rsid w:val="00040DAD"/>
    <w:rsid w:val="0004221D"/>
    <w:rsid w:val="00044435"/>
    <w:rsid w:val="00046496"/>
    <w:rsid w:val="0004773C"/>
    <w:rsid w:val="00047ADC"/>
    <w:rsid w:val="0005036E"/>
    <w:rsid w:val="00050D8E"/>
    <w:rsid w:val="00051587"/>
    <w:rsid w:val="00051BE6"/>
    <w:rsid w:val="00052EE3"/>
    <w:rsid w:val="00054AA9"/>
    <w:rsid w:val="00055C9F"/>
    <w:rsid w:val="000568F2"/>
    <w:rsid w:val="000570B2"/>
    <w:rsid w:val="00057292"/>
    <w:rsid w:val="00057452"/>
    <w:rsid w:val="00057C5D"/>
    <w:rsid w:val="000609E8"/>
    <w:rsid w:val="00060C16"/>
    <w:rsid w:val="00060E4B"/>
    <w:rsid w:val="00061E98"/>
    <w:rsid w:val="0006556F"/>
    <w:rsid w:val="00066AED"/>
    <w:rsid w:val="0007028E"/>
    <w:rsid w:val="00071167"/>
    <w:rsid w:val="00071BB0"/>
    <w:rsid w:val="000720A5"/>
    <w:rsid w:val="000723F0"/>
    <w:rsid w:val="000724C8"/>
    <w:rsid w:val="00072CD6"/>
    <w:rsid w:val="0007552A"/>
    <w:rsid w:val="0007559E"/>
    <w:rsid w:val="00077093"/>
    <w:rsid w:val="00077456"/>
    <w:rsid w:val="00081773"/>
    <w:rsid w:val="00081E92"/>
    <w:rsid w:val="00082646"/>
    <w:rsid w:val="00083170"/>
    <w:rsid w:val="000831E8"/>
    <w:rsid w:val="000835CE"/>
    <w:rsid w:val="0008409C"/>
    <w:rsid w:val="000845A8"/>
    <w:rsid w:val="0008472E"/>
    <w:rsid w:val="00084CB8"/>
    <w:rsid w:val="00085089"/>
    <w:rsid w:val="000873F3"/>
    <w:rsid w:val="000879F2"/>
    <w:rsid w:val="000915A1"/>
    <w:rsid w:val="00091754"/>
    <w:rsid w:val="000918BA"/>
    <w:rsid w:val="00091916"/>
    <w:rsid w:val="000936E3"/>
    <w:rsid w:val="00096950"/>
    <w:rsid w:val="000A2ADA"/>
    <w:rsid w:val="000A2C00"/>
    <w:rsid w:val="000A30C5"/>
    <w:rsid w:val="000A37C3"/>
    <w:rsid w:val="000A3976"/>
    <w:rsid w:val="000A4F37"/>
    <w:rsid w:val="000A601C"/>
    <w:rsid w:val="000A6BCE"/>
    <w:rsid w:val="000A6D3F"/>
    <w:rsid w:val="000A70AF"/>
    <w:rsid w:val="000B171D"/>
    <w:rsid w:val="000B18B0"/>
    <w:rsid w:val="000B43DD"/>
    <w:rsid w:val="000B4972"/>
    <w:rsid w:val="000B6534"/>
    <w:rsid w:val="000B7592"/>
    <w:rsid w:val="000C06EE"/>
    <w:rsid w:val="000C0E43"/>
    <w:rsid w:val="000C1CBF"/>
    <w:rsid w:val="000C2C33"/>
    <w:rsid w:val="000C2DAD"/>
    <w:rsid w:val="000C4939"/>
    <w:rsid w:val="000C507E"/>
    <w:rsid w:val="000C61A6"/>
    <w:rsid w:val="000C715F"/>
    <w:rsid w:val="000C7348"/>
    <w:rsid w:val="000C7395"/>
    <w:rsid w:val="000C768E"/>
    <w:rsid w:val="000D06B2"/>
    <w:rsid w:val="000D18A1"/>
    <w:rsid w:val="000D4956"/>
    <w:rsid w:val="000D524D"/>
    <w:rsid w:val="000D62C1"/>
    <w:rsid w:val="000D6474"/>
    <w:rsid w:val="000D71EA"/>
    <w:rsid w:val="000D7C60"/>
    <w:rsid w:val="000E15A1"/>
    <w:rsid w:val="000E1A9B"/>
    <w:rsid w:val="000E3DAF"/>
    <w:rsid w:val="000E4E7F"/>
    <w:rsid w:val="000E5643"/>
    <w:rsid w:val="000E6F28"/>
    <w:rsid w:val="000E74EA"/>
    <w:rsid w:val="000F1626"/>
    <w:rsid w:val="000F20A0"/>
    <w:rsid w:val="000F27AA"/>
    <w:rsid w:val="000F5851"/>
    <w:rsid w:val="000F7395"/>
    <w:rsid w:val="00100424"/>
    <w:rsid w:val="00100589"/>
    <w:rsid w:val="001037F5"/>
    <w:rsid w:val="001038E7"/>
    <w:rsid w:val="0010392F"/>
    <w:rsid w:val="00103D00"/>
    <w:rsid w:val="00104626"/>
    <w:rsid w:val="00104E3C"/>
    <w:rsid w:val="00104EF6"/>
    <w:rsid w:val="0010504A"/>
    <w:rsid w:val="0010610F"/>
    <w:rsid w:val="001072A5"/>
    <w:rsid w:val="00107A34"/>
    <w:rsid w:val="00111269"/>
    <w:rsid w:val="0011311D"/>
    <w:rsid w:val="00113488"/>
    <w:rsid w:val="001168A5"/>
    <w:rsid w:val="00116EB8"/>
    <w:rsid w:val="001176FF"/>
    <w:rsid w:val="00117B9D"/>
    <w:rsid w:val="00120E7F"/>
    <w:rsid w:val="0012105E"/>
    <w:rsid w:val="00122ECA"/>
    <w:rsid w:val="001231C4"/>
    <w:rsid w:val="00123A91"/>
    <w:rsid w:val="00124D1B"/>
    <w:rsid w:val="001250ED"/>
    <w:rsid w:val="00125123"/>
    <w:rsid w:val="00126488"/>
    <w:rsid w:val="00126EC8"/>
    <w:rsid w:val="0012747B"/>
    <w:rsid w:val="00130429"/>
    <w:rsid w:val="0013093B"/>
    <w:rsid w:val="00131B37"/>
    <w:rsid w:val="00131B96"/>
    <w:rsid w:val="00131FCF"/>
    <w:rsid w:val="00132328"/>
    <w:rsid w:val="00132677"/>
    <w:rsid w:val="001335E8"/>
    <w:rsid w:val="00133CF8"/>
    <w:rsid w:val="001345D7"/>
    <w:rsid w:val="00134D65"/>
    <w:rsid w:val="001368F5"/>
    <w:rsid w:val="00136909"/>
    <w:rsid w:val="00137697"/>
    <w:rsid w:val="00137B59"/>
    <w:rsid w:val="00142935"/>
    <w:rsid w:val="00143154"/>
    <w:rsid w:val="00143555"/>
    <w:rsid w:val="001436B1"/>
    <w:rsid w:val="001446CD"/>
    <w:rsid w:val="00147634"/>
    <w:rsid w:val="0015126D"/>
    <w:rsid w:val="001535B0"/>
    <w:rsid w:val="00153765"/>
    <w:rsid w:val="00153EBE"/>
    <w:rsid w:val="00154FF3"/>
    <w:rsid w:val="001552A2"/>
    <w:rsid w:val="00155567"/>
    <w:rsid w:val="00161080"/>
    <w:rsid w:val="00161B6B"/>
    <w:rsid w:val="00162C3B"/>
    <w:rsid w:val="00163A35"/>
    <w:rsid w:val="001644D0"/>
    <w:rsid w:val="00164500"/>
    <w:rsid w:val="001645F9"/>
    <w:rsid w:val="001647CF"/>
    <w:rsid w:val="00164B72"/>
    <w:rsid w:val="001656C8"/>
    <w:rsid w:val="00166A83"/>
    <w:rsid w:val="00170BD9"/>
    <w:rsid w:val="00172721"/>
    <w:rsid w:val="0017313F"/>
    <w:rsid w:val="001737B6"/>
    <w:rsid w:val="00175C64"/>
    <w:rsid w:val="00176049"/>
    <w:rsid w:val="00177187"/>
    <w:rsid w:val="0018058B"/>
    <w:rsid w:val="00180D32"/>
    <w:rsid w:val="00181E53"/>
    <w:rsid w:val="001828CC"/>
    <w:rsid w:val="001839F5"/>
    <w:rsid w:val="00183C65"/>
    <w:rsid w:val="00183E2F"/>
    <w:rsid w:val="00184803"/>
    <w:rsid w:val="00185A91"/>
    <w:rsid w:val="00186FC5"/>
    <w:rsid w:val="001925A6"/>
    <w:rsid w:val="001925FB"/>
    <w:rsid w:val="00192812"/>
    <w:rsid w:val="001930FD"/>
    <w:rsid w:val="0019383F"/>
    <w:rsid w:val="00193DCB"/>
    <w:rsid w:val="00196900"/>
    <w:rsid w:val="001A1521"/>
    <w:rsid w:val="001A23B0"/>
    <w:rsid w:val="001A2697"/>
    <w:rsid w:val="001A2C05"/>
    <w:rsid w:val="001A3F25"/>
    <w:rsid w:val="001A4CB4"/>
    <w:rsid w:val="001A4E29"/>
    <w:rsid w:val="001A60AF"/>
    <w:rsid w:val="001A61A3"/>
    <w:rsid w:val="001A78C7"/>
    <w:rsid w:val="001B021A"/>
    <w:rsid w:val="001B141A"/>
    <w:rsid w:val="001B1442"/>
    <w:rsid w:val="001B2FAA"/>
    <w:rsid w:val="001B45B6"/>
    <w:rsid w:val="001B7DFF"/>
    <w:rsid w:val="001C0DE9"/>
    <w:rsid w:val="001C0E90"/>
    <w:rsid w:val="001C29F7"/>
    <w:rsid w:val="001C36DB"/>
    <w:rsid w:val="001C378E"/>
    <w:rsid w:val="001C4753"/>
    <w:rsid w:val="001C5C2D"/>
    <w:rsid w:val="001C737F"/>
    <w:rsid w:val="001D0075"/>
    <w:rsid w:val="001D235A"/>
    <w:rsid w:val="001D241D"/>
    <w:rsid w:val="001D4277"/>
    <w:rsid w:val="001D4BA0"/>
    <w:rsid w:val="001D549E"/>
    <w:rsid w:val="001D6D08"/>
    <w:rsid w:val="001D7A94"/>
    <w:rsid w:val="001E03AA"/>
    <w:rsid w:val="001E044C"/>
    <w:rsid w:val="001E3D81"/>
    <w:rsid w:val="001E467A"/>
    <w:rsid w:val="001E5B8D"/>
    <w:rsid w:val="001E67CC"/>
    <w:rsid w:val="001E69B6"/>
    <w:rsid w:val="001E723A"/>
    <w:rsid w:val="001F039A"/>
    <w:rsid w:val="001F2C9A"/>
    <w:rsid w:val="001F49A7"/>
    <w:rsid w:val="001F5291"/>
    <w:rsid w:val="001F585C"/>
    <w:rsid w:val="001F5B5D"/>
    <w:rsid w:val="001F712E"/>
    <w:rsid w:val="001F79FE"/>
    <w:rsid w:val="001F7B85"/>
    <w:rsid w:val="00200391"/>
    <w:rsid w:val="002042F5"/>
    <w:rsid w:val="00205CE0"/>
    <w:rsid w:val="00206CC1"/>
    <w:rsid w:val="00207DD9"/>
    <w:rsid w:val="00211480"/>
    <w:rsid w:val="00213C8B"/>
    <w:rsid w:val="002140E6"/>
    <w:rsid w:val="0021499A"/>
    <w:rsid w:val="002151E8"/>
    <w:rsid w:val="00216786"/>
    <w:rsid w:val="00217AEA"/>
    <w:rsid w:val="00217C42"/>
    <w:rsid w:val="00222890"/>
    <w:rsid w:val="00225E2B"/>
    <w:rsid w:val="00227B2C"/>
    <w:rsid w:val="0023076A"/>
    <w:rsid w:val="00230C04"/>
    <w:rsid w:val="00231A6F"/>
    <w:rsid w:val="00232F0B"/>
    <w:rsid w:val="00235B93"/>
    <w:rsid w:val="00236645"/>
    <w:rsid w:val="00237102"/>
    <w:rsid w:val="00237BEC"/>
    <w:rsid w:val="0024048C"/>
    <w:rsid w:val="00243BE0"/>
    <w:rsid w:val="00245988"/>
    <w:rsid w:val="00245FAA"/>
    <w:rsid w:val="00247746"/>
    <w:rsid w:val="002505A7"/>
    <w:rsid w:val="00252403"/>
    <w:rsid w:val="002539C5"/>
    <w:rsid w:val="0025417F"/>
    <w:rsid w:val="00254776"/>
    <w:rsid w:val="00254A2B"/>
    <w:rsid w:val="0025537B"/>
    <w:rsid w:val="00255D23"/>
    <w:rsid w:val="00257436"/>
    <w:rsid w:val="00257997"/>
    <w:rsid w:val="0026023B"/>
    <w:rsid w:val="002602C9"/>
    <w:rsid w:val="00261628"/>
    <w:rsid w:val="00263361"/>
    <w:rsid w:val="002668E4"/>
    <w:rsid w:val="00267A43"/>
    <w:rsid w:val="00273565"/>
    <w:rsid w:val="002739EF"/>
    <w:rsid w:val="002750BD"/>
    <w:rsid w:val="00275E3C"/>
    <w:rsid w:val="002811AE"/>
    <w:rsid w:val="00284183"/>
    <w:rsid w:val="002909EA"/>
    <w:rsid w:val="00290B8E"/>
    <w:rsid w:val="0029178F"/>
    <w:rsid w:val="00292A1D"/>
    <w:rsid w:val="0029463F"/>
    <w:rsid w:val="0029541D"/>
    <w:rsid w:val="00297522"/>
    <w:rsid w:val="002A136F"/>
    <w:rsid w:val="002A1990"/>
    <w:rsid w:val="002A2463"/>
    <w:rsid w:val="002A6DB2"/>
    <w:rsid w:val="002A754B"/>
    <w:rsid w:val="002A7E02"/>
    <w:rsid w:val="002B05CC"/>
    <w:rsid w:val="002B13F6"/>
    <w:rsid w:val="002B1831"/>
    <w:rsid w:val="002B1EE9"/>
    <w:rsid w:val="002B2392"/>
    <w:rsid w:val="002B5AE5"/>
    <w:rsid w:val="002B62BD"/>
    <w:rsid w:val="002B6886"/>
    <w:rsid w:val="002B693E"/>
    <w:rsid w:val="002B6994"/>
    <w:rsid w:val="002C135E"/>
    <w:rsid w:val="002C6710"/>
    <w:rsid w:val="002C73CE"/>
    <w:rsid w:val="002C7D73"/>
    <w:rsid w:val="002D1C2B"/>
    <w:rsid w:val="002D287C"/>
    <w:rsid w:val="002D2B14"/>
    <w:rsid w:val="002D5098"/>
    <w:rsid w:val="002D6FCF"/>
    <w:rsid w:val="002D71AA"/>
    <w:rsid w:val="002D7997"/>
    <w:rsid w:val="002E11F2"/>
    <w:rsid w:val="002E1E01"/>
    <w:rsid w:val="002E4ADC"/>
    <w:rsid w:val="002E5BFE"/>
    <w:rsid w:val="002E62C6"/>
    <w:rsid w:val="002E73E1"/>
    <w:rsid w:val="002F0371"/>
    <w:rsid w:val="002F108E"/>
    <w:rsid w:val="002F1F5A"/>
    <w:rsid w:val="002F20A9"/>
    <w:rsid w:val="002F241C"/>
    <w:rsid w:val="002F5760"/>
    <w:rsid w:val="002F6741"/>
    <w:rsid w:val="002F760D"/>
    <w:rsid w:val="002F7950"/>
    <w:rsid w:val="00301EF5"/>
    <w:rsid w:val="00303188"/>
    <w:rsid w:val="00310603"/>
    <w:rsid w:val="003106AD"/>
    <w:rsid w:val="00312AAE"/>
    <w:rsid w:val="0031394C"/>
    <w:rsid w:val="00314B98"/>
    <w:rsid w:val="00314C6E"/>
    <w:rsid w:val="00315FD2"/>
    <w:rsid w:val="00316844"/>
    <w:rsid w:val="00321575"/>
    <w:rsid w:val="00321812"/>
    <w:rsid w:val="00322596"/>
    <w:rsid w:val="00323FAC"/>
    <w:rsid w:val="00325F26"/>
    <w:rsid w:val="0032679E"/>
    <w:rsid w:val="00327749"/>
    <w:rsid w:val="0032794C"/>
    <w:rsid w:val="00331501"/>
    <w:rsid w:val="00331EFB"/>
    <w:rsid w:val="0033236A"/>
    <w:rsid w:val="00332985"/>
    <w:rsid w:val="003343C8"/>
    <w:rsid w:val="00334F2F"/>
    <w:rsid w:val="00340507"/>
    <w:rsid w:val="00344626"/>
    <w:rsid w:val="00350677"/>
    <w:rsid w:val="003515D8"/>
    <w:rsid w:val="0035314D"/>
    <w:rsid w:val="00353DD5"/>
    <w:rsid w:val="00354DFF"/>
    <w:rsid w:val="003552BE"/>
    <w:rsid w:val="00356D0E"/>
    <w:rsid w:val="00357FBC"/>
    <w:rsid w:val="00361A1C"/>
    <w:rsid w:val="00362143"/>
    <w:rsid w:val="0036288A"/>
    <w:rsid w:val="00362E98"/>
    <w:rsid w:val="00362FC4"/>
    <w:rsid w:val="00363CBF"/>
    <w:rsid w:val="00364335"/>
    <w:rsid w:val="003658C6"/>
    <w:rsid w:val="00365AD0"/>
    <w:rsid w:val="003666F0"/>
    <w:rsid w:val="0036725D"/>
    <w:rsid w:val="00367657"/>
    <w:rsid w:val="003676CF"/>
    <w:rsid w:val="00371631"/>
    <w:rsid w:val="00373A74"/>
    <w:rsid w:val="003746A8"/>
    <w:rsid w:val="003753ED"/>
    <w:rsid w:val="00376C2A"/>
    <w:rsid w:val="00377045"/>
    <w:rsid w:val="00377424"/>
    <w:rsid w:val="00377DDF"/>
    <w:rsid w:val="0038007A"/>
    <w:rsid w:val="00381E87"/>
    <w:rsid w:val="0038247B"/>
    <w:rsid w:val="00382D0B"/>
    <w:rsid w:val="00385204"/>
    <w:rsid w:val="00385FF9"/>
    <w:rsid w:val="0038792F"/>
    <w:rsid w:val="00391C8F"/>
    <w:rsid w:val="00391E69"/>
    <w:rsid w:val="00392899"/>
    <w:rsid w:val="00394C67"/>
    <w:rsid w:val="0039660C"/>
    <w:rsid w:val="003972CE"/>
    <w:rsid w:val="003A1C63"/>
    <w:rsid w:val="003A1C96"/>
    <w:rsid w:val="003A2F7D"/>
    <w:rsid w:val="003A4251"/>
    <w:rsid w:val="003A5F6C"/>
    <w:rsid w:val="003A60B4"/>
    <w:rsid w:val="003B0ABC"/>
    <w:rsid w:val="003B2ABC"/>
    <w:rsid w:val="003B2E3C"/>
    <w:rsid w:val="003B4617"/>
    <w:rsid w:val="003C05C9"/>
    <w:rsid w:val="003C0A61"/>
    <w:rsid w:val="003C0F86"/>
    <w:rsid w:val="003C16CD"/>
    <w:rsid w:val="003C3066"/>
    <w:rsid w:val="003C79AB"/>
    <w:rsid w:val="003C7D3D"/>
    <w:rsid w:val="003D042B"/>
    <w:rsid w:val="003D0C68"/>
    <w:rsid w:val="003D2B8B"/>
    <w:rsid w:val="003D3364"/>
    <w:rsid w:val="003D3ABA"/>
    <w:rsid w:val="003D5149"/>
    <w:rsid w:val="003D5A27"/>
    <w:rsid w:val="003D69D9"/>
    <w:rsid w:val="003E0785"/>
    <w:rsid w:val="003E0CC3"/>
    <w:rsid w:val="003E18FF"/>
    <w:rsid w:val="003E21CE"/>
    <w:rsid w:val="003E324B"/>
    <w:rsid w:val="003E3314"/>
    <w:rsid w:val="003E3606"/>
    <w:rsid w:val="003E4EE1"/>
    <w:rsid w:val="003F04F8"/>
    <w:rsid w:val="003F0B4E"/>
    <w:rsid w:val="003F2108"/>
    <w:rsid w:val="003F2801"/>
    <w:rsid w:val="003F3191"/>
    <w:rsid w:val="003F3320"/>
    <w:rsid w:val="003F3A71"/>
    <w:rsid w:val="003F62DF"/>
    <w:rsid w:val="003F688B"/>
    <w:rsid w:val="003F6EF1"/>
    <w:rsid w:val="003F722D"/>
    <w:rsid w:val="003F7C7D"/>
    <w:rsid w:val="00404DFE"/>
    <w:rsid w:val="004059F9"/>
    <w:rsid w:val="0040609A"/>
    <w:rsid w:val="004064F7"/>
    <w:rsid w:val="00406AC7"/>
    <w:rsid w:val="00407066"/>
    <w:rsid w:val="0040797E"/>
    <w:rsid w:val="00407DB9"/>
    <w:rsid w:val="00410819"/>
    <w:rsid w:val="00412306"/>
    <w:rsid w:val="0041254B"/>
    <w:rsid w:val="00412AA2"/>
    <w:rsid w:val="00413498"/>
    <w:rsid w:val="00413B9F"/>
    <w:rsid w:val="00414453"/>
    <w:rsid w:val="0041665B"/>
    <w:rsid w:val="00416C00"/>
    <w:rsid w:val="0041753B"/>
    <w:rsid w:val="00417836"/>
    <w:rsid w:val="004200A5"/>
    <w:rsid w:val="004219BE"/>
    <w:rsid w:val="004220E3"/>
    <w:rsid w:val="004238B8"/>
    <w:rsid w:val="004259EC"/>
    <w:rsid w:val="004264A7"/>
    <w:rsid w:val="00426AE4"/>
    <w:rsid w:val="00427919"/>
    <w:rsid w:val="00430408"/>
    <w:rsid w:val="004312C3"/>
    <w:rsid w:val="00431B52"/>
    <w:rsid w:val="00432BEE"/>
    <w:rsid w:val="00433033"/>
    <w:rsid w:val="0043338D"/>
    <w:rsid w:val="0043481E"/>
    <w:rsid w:val="004351D0"/>
    <w:rsid w:val="00437E8C"/>
    <w:rsid w:val="00440825"/>
    <w:rsid w:val="004416EA"/>
    <w:rsid w:val="00441F90"/>
    <w:rsid w:val="0044401F"/>
    <w:rsid w:val="00444476"/>
    <w:rsid w:val="004457DF"/>
    <w:rsid w:val="00446261"/>
    <w:rsid w:val="00446649"/>
    <w:rsid w:val="00446D9D"/>
    <w:rsid w:val="00447068"/>
    <w:rsid w:val="0044710A"/>
    <w:rsid w:val="0044799F"/>
    <w:rsid w:val="00450B2D"/>
    <w:rsid w:val="00450D3C"/>
    <w:rsid w:val="00451198"/>
    <w:rsid w:val="004526CA"/>
    <w:rsid w:val="00455E8C"/>
    <w:rsid w:val="00457875"/>
    <w:rsid w:val="00462BD3"/>
    <w:rsid w:val="004633C5"/>
    <w:rsid w:val="00463A14"/>
    <w:rsid w:val="00466784"/>
    <w:rsid w:val="00467239"/>
    <w:rsid w:val="00467B80"/>
    <w:rsid w:val="00467E65"/>
    <w:rsid w:val="00467E82"/>
    <w:rsid w:val="00470E03"/>
    <w:rsid w:val="004710D1"/>
    <w:rsid w:val="00471D47"/>
    <w:rsid w:val="00471EA8"/>
    <w:rsid w:val="0047313F"/>
    <w:rsid w:val="004771AD"/>
    <w:rsid w:val="004806A6"/>
    <w:rsid w:val="00480E87"/>
    <w:rsid w:val="00481553"/>
    <w:rsid w:val="00483504"/>
    <w:rsid w:val="00485EFC"/>
    <w:rsid w:val="004867CC"/>
    <w:rsid w:val="00486980"/>
    <w:rsid w:val="004902F2"/>
    <w:rsid w:val="00490A88"/>
    <w:rsid w:val="00490FCB"/>
    <w:rsid w:val="004911DC"/>
    <w:rsid w:val="004918D5"/>
    <w:rsid w:val="0049358E"/>
    <w:rsid w:val="00493F7F"/>
    <w:rsid w:val="00494C40"/>
    <w:rsid w:val="0049752C"/>
    <w:rsid w:val="004A2EB9"/>
    <w:rsid w:val="004A64B0"/>
    <w:rsid w:val="004A6968"/>
    <w:rsid w:val="004A70A9"/>
    <w:rsid w:val="004A7857"/>
    <w:rsid w:val="004B0BDB"/>
    <w:rsid w:val="004B289A"/>
    <w:rsid w:val="004B3139"/>
    <w:rsid w:val="004B5515"/>
    <w:rsid w:val="004B5B8D"/>
    <w:rsid w:val="004B6D86"/>
    <w:rsid w:val="004B710D"/>
    <w:rsid w:val="004C0AD2"/>
    <w:rsid w:val="004C13CD"/>
    <w:rsid w:val="004C36B4"/>
    <w:rsid w:val="004C4229"/>
    <w:rsid w:val="004C4A4C"/>
    <w:rsid w:val="004C54C1"/>
    <w:rsid w:val="004D0634"/>
    <w:rsid w:val="004D10ED"/>
    <w:rsid w:val="004D11FF"/>
    <w:rsid w:val="004D1B08"/>
    <w:rsid w:val="004D38EC"/>
    <w:rsid w:val="004D39DA"/>
    <w:rsid w:val="004D3E39"/>
    <w:rsid w:val="004D4E35"/>
    <w:rsid w:val="004D55F8"/>
    <w:rsid w:val="004D64F6"/>
    <w:rsid w:val="004D73D8"/>
    <w:rsid w:val="004D75A5"/>
    <w:rsid w:val="004E035D"/>
    <w:rsid w:val="004E11D1"/>
    <w:rsid w:val="004E173B"/>
    <w:rsid w:val="004E2327"/>
    <w:rsid w:val="004E25BB"/>
    <w:rsid w:val="004E5687"/>
    <w:rsid w:val="004E6DEF"/>
    <w:rsid w:val="004E789B"/>
    <w:rsid w:val="004F22C4"/>
    <w:rsid w:val="004F3681"/>
    <w:rsid w:val="004F4095"/>
    <w:rsid w:val="004F5F24"/>
    <w:rsid w:val="0050356D"/>
    <w:rsid w:val="005075A8"/>
    <w:rsid w:val="0051079F"/>
    <w:rsid w:val="0051097C"/>
    <w:rsid w:val="00513088"/>
    <w:rsid w:val="005142FD"/>
    <w:rsid w:val="005148A7"/>
    <w:rsid w:val="005157A7"/>
    <w:rsid w:val="00517175"/>
    <w:rsid w:val="00517918"/>
    <w:rsid w:val="00520F5A"/>
    <w:rsid w:val="00523E22"/>
    <w:rsid w:val="00524B1B"/>
    <w:rsid w:val="00524EBC"/>
    <w:rsid w:val="00525E41"/>
    <w:rsid w:val="00526192"/>
    <w:rsid w:val="00527881"/>
    <w:rsid w:val="00527D7D"/>
    <w:rsid w:val="005302D6"/>
    <w:rsid w:val="005312A3"/>
    <w:rsid w:val="005320D1"/>
    <w:rsid w:val="00534413"/>
    <w:rsid w:val="00535815"/>
    <w:rsid w:val="00535CC1"/>
    <w:rsid w:val="005367CB"/>
    <w:rsid w:val="005374EF"/>
    <w:rsid w:val="005376E5"/>
    <w:rsid w:val="00540227"/>
    <w:rsid w:val="00540FCE"/>
    <w:rsid w:val="0054182E"/>
    <w:rsid w:val="0054357C"/>
    <w:rsid w:val="00543E33"/>
    <w:rsid w:val="005441E6"/>
    <w:rsid w:val="005463DE"/>
    <w:rsid w:val="00546441"/>
    <w:rsid w:val="0054707C"/>
    <w:rsid w:val="00550852"/>
    <w:rsid w:val="00551047"/>
    <w:rsid w:val="005521EE"/>
    <w:rsid w:val="00553034"/>
    <w:rsid w:val="00556030"/>
    <w:rsid w:val="0055609C"/>
    <w:rsid w:val="00556FA2"/>
    <w:rsid w:val="00557DF9"/>
    <w:rsid w:val="005612FC"/>
    <w:rsid w:val="005629BC"/>
    <w:rsid w:val="00565A8D"/>
    <w:rsid w:val="00565D80"/>
    <w:rsid w:val="005677CC"/>
    <w:rsid w:val="00567DFA"/>
    <w:rsid w:val="005730B6"/>
    <w:rsid w:val="0057320A"/>
    <w:rsid w:val="00574348"/>
    <w:rsid w:val="0057580E"/>
    <w:rsid w:val="005760D5"/>
    <w:rsid w:val="00576AE4"/>
    <w:rsid w:val="00577C05"/>
    <w:rsid w:val="00580141"/>
    <w:rsid w:val="00580A8D"/>
    <w:rsid w:val="00580C69"/>
    <w:rsid w:val="005822D1"/>
    <w:rsid w:val="00582793"/>
    <w:rsid w:val="005837A9"/>
    <w:rsid w:val="00583F1B"/>
    <w:rsid w:val="005846EC"/>
    <w:rsid w:val="0058779F"/>
    <w:rsid w:val="005877BD"/>
    <w:rsid w:val="00587DC7"/>
    <w:rsid w:val="005906DA"/>
    <w:rsid w:val="005915BA"/>
    <w:rsid w:val="00592C24"/>
    <w:rsid w:val="00594F3A"/>
    <w:rsid w:val="00597575"/>
    <w:rsid w:val="00597F1E"/>
    <w:rsid w:val="005A0B8F"/>
    <w:rsid w:val="005A16BD"/>
    <w:rsid w:val="005A22AE"/>
    <w:rsid w:val="005A25D2"/>
    <w:rsid w:val="005A33C6"/>
    <w:rsid w:val="005A3BF2"/>
    <w:rsid w:val="005A6E12"/>
    <w:rsid w:val="005A7158"/>
    <w:rsid w:val="005B14A6"/>
    <w:rsid w:val="005B1D54"/>
    <w:rsid w:val="005B3332"/>
    <w:rsid w:val="005B3C0D"/>
    <w:rsid w:val="005B4D7E"/>
    <w:rsid w:val="005B7175"/>
    <w:rsid w:val="005B7D01"/>
    <w:rsid w:val="005C0A59"/>
    <w:rsid w:val="005C0D5E"/>
    <w:rsid w:val="005C1B72"/>
    <w:rsid w:val="005C20D3"/>
    <w:rsid w:val="005C35A3"/>
    <w:rsid w:val="005C5257"/>
    <w:rsid w:val="005C5592"/>
    <w:rsid w:val="005C6122"/>
    <w:rsid w:val="005C707C"/>
    <w:rsid w:val="005C7853"/>
    <w:rsid w:val="005D03CA"/>
    <w:rsid w:val="005D1B54"/>
    <w:rsid w:val="005D2663"/>
    <w:rsid w:val="005D34DB"/>
    <w:rsid w:val="005D42DE"/>
    <w:rsid w:val="005D4762"/>
    <w:rsid w:val="005D5A15"/>
    <w:rsid w:val="005D63FA"/>
    <w:rsid w:val="005D6958"/>
    <w:rsid w:val="005E1779"/>
    <w:rsid w:val="005E1E66"/>
    <w:rsid w:val="005E4792"/>
    <w:rsid w:val="005E6963"/>
    <w:rsid w:val="005E6FFA"/>
    <w:rsid w:val="005E7468"/>
    <w:rsid w:val="005E7B5B"/>
    <w:rsid w:val="005F15BF"/>
    <w:rsid w:val="005F1C5D"/>
    <w:rsid w:val="005F276E"/>
    <w:rsid w:val="005F30A2"/>
    <w:rsid w:val="005F36C0"/>
    <w:rsid w:val="005F5067"/>
    <w:rsid w:val="005F6708"/>
    <w:rsid w:val="005F67D9"/>
    <w:rsid w:val="005F689D"/>
    <w:rsid w:val="00600498"/>
    <w:rsid w:val="00602C08"/>
    <w:rsid w:val="00603C58"/>
    <w:rsid w:val="00604FC7"/>
    <w:rsid w:val="00605031"/>
    <w:rsid w:val="00605D19"/>
    <w:rsid w:val="00606879"/>
    <w:rsid w:val="006071C4"/>
    <w:rsid w:val="006078DF"/>
    <w:rsid w:val="00607A70"/>
    <w:rsid w:val="00611177"/>
    <w:rsid w:val="006118FF"/>
    <w:rsid w:val="0061439D"/>
    <w:rsid w:val="00614A9C"/>
    <w:rsid w:val="0061677C"/>
    <w:rsid w:val="00620466"/>
    <w:rsid w:val="00622841"/>
    <w:rsid w:val="0062653F"/>
    <w:rsid w:val="00626F55"/>
    <w:rsid w:val="0063073A"/>
    <w:rsid w:val="00630D10"/>
    <w:rsid w:val="0063158E"/>
    <w:rsid w:val="006329FF"/>
    <w:rsid w:val="00632BE4"/>
    <w:rsid w:val="00632E3E"/>
    <w:rsid w:val="00632FFA"/>
    <w:rsid w:val="006337BC"/>
    <w:rsid w:val="00633CD3"/>
    <w:rsid w:val="00633F1E"/>
    <w:rsid w:val="00634824"/>
    <w:rsid w:val="00636B84"/>
    <w:rsid w:val="00637998"/>
    <w:rsid w:val="00637B76"/>
    <w:rsid w:val="006400A3"/>
    <w:rsid w:val="0064070F"/>
    <w:rsid w:val="00641F32"/>
    <w:rsid w:val="006424FD"/>
    <w:rsid w:val="006434EC"/>
    <w:rsid w:val="00643634"/>
    <w:rsid w:val="006445EB"/>
    <w:rsid w:val="00644D98"/>
    <w:rsid w:val="00646DEE"/>
    <w:rsid w:val="006475CF"/>
    <w:rsid w:val="00647BB5"/>
    <w:rsid w:val="00651143"/>
    <w:rsid w:val="00651E6E"/>
    <w:rsid w:val="0065239B"/>
    <w:rsid w:val="00652490"/>
    <w:rsid w:val="006528E1"/>
    <w:rsid w:val="006543E7"/>
    <w:rsid w:val="0065597A"/>
    <w:rsid w:val="00656005"/>
    <w:rsid w:val="0065660F"/>
    <w:rsid w:val="006572F7"/>
    <w:rsid w:val="0066008C"/>
    <w:rsid w:val="006622BA"/>
    <w:rsid w:val="00662634"/>
    <w:rsid w:val="00663839"/>
    <w:rsid w:val="0066419F"/>
    <w:rsid w:val="006645AF"/>
    <w:rsid w:val="0066683E"/>
    <w:rsid w:val="00666DF2"/>
    <w:rsid w:val="006700A7"/>
    <w:rsid w:val="0067103B"/>
    <w:rsid w:val="00671D77"/>
    <w:rsid w:val="006729C6"/>
    <w:rsid w:val="00672E6B"/>
    <w:rsid w:val="00674764"/>
    <w:rsid w:val="00674989"/>
    <w:rsid w:val="006754D4"/>
    <w:rsid w:val="00675579"/>
    <w:rsid w:val="00677332"/>
    <w:rsid w:val="00677FB4"/>
    <w:rsid w:val="006801DE"/>
    <w:rsid w:val="00681AAB"/>
    <w:rsid w:val="006824F8"/>
    <w:rsid w:val="006825FD"/>
    <w:rsid w:val="00682FC4"/>
    <w:rsid w:val="006834CB"/>
    <w:rsid w:val="00683596"/>
    <w:rsid w:val="00686509"/>
    <w:rsid w:val="006872A2"/>
    <w:rsid w:val="00687F58"/>
    <w:rsid w:val="00690625"/>
    <w:rsid w:val="0069087A"/>
    <w:rsid w:val="00691A2B"/>
    <w:rsid w:val="00693D6D"/>
    <w:rsid w:val="00693EC4"/>
    <w:rsid w:val="00694D95"/>
    <w:rsid w:val="00696BB2"/>
    <w:rsid w:val="006A03B2"/>
    <w:rsid w:val="006A0B9E"/>
    <w:rsid w:val="006A0E3C"/>
    <w:rsid w:val="006A1D57"/>
    <w:rsid w:val="006A224C"/>
    <w:rsid w:val="006A2BD6"/>
    <w:rsid w:val="006A337D"/>
    <w:rsid w:val="006A4864"/>
    <w:rsid w:val="006A4AC7"/>
    <w:rsid w:val="006A4F0C"/>
    <w:rsid w:val="006A6B7B"/>
    <w:rsid w:val="006A758F"/>
    <w:rsid w:val="006A75A5"/>
    <w:rsid w:val="006B2E52"/>
    <w:rsid w:val="006B3648"/>
    <w:rsid w:val="006B45D4"/>
    <w:rsid w:val="006B4AF6"/>
    <w:rsid w:val="006B6FF8"/>
    <w:rsid w:val="006B7260"/>
    <w:rsid w:val="006B7A1C"/>
    <w:rsid w:val="006C1716"/>
    <w:rsid w:val="006C1739"/>
    <w:rsid w:val="006C1800"/>
    <w:rsid w:val="006C27B0"/>
    <w:rsid w:val="006C393D"/>
    <w:rsid w:val="006C41E9"/>
    <w:rsid w:val="006C451A"/>
    <w:rsid w:val="006C4DF8"/>
    <w:rsid w:val="006C610F"/>
    <w:rsid w:val="006C6C3C"/>
    <w:rsid w:val="006C726B"/>
    <w:rsid w:val="006C7AE9"/>
    <w:rsid w:val="006C7C72"/>
    <w:rsid w:val="006C7E8A"/>
    <w:rsid w:val="006D215D"/>
    <w:rsid w:val="006D52BC"/>
    <w:rsid w:val="006E2719"/>
    <w:rsid w:val="006E2F6B"/>
    <w:rsid w:val="006E3DCC"/>
    <w:rsid w:val="006E50FB"/>
    <w:rsid w:val="006E6C82"/>
    <w:rsid w:val="006E6E0A"/>
    <w:rsid w:val="006F1665"/>
    <w:rsid w:val="006F2001"/>
    <w:rsid w:val="006F2B92"/>
    <w:rsid w:val="006F3D70"/>
    <w:rsid w:val="006F3E30"/>
    <w:rsid w:val="006F4867"/>
    <w:rsid w:val="006F5D9C"/>
    <w:rsid w:val="006F6492"/>
    <w:rsid w:val="006F7B0D"/>
    <w:rsid w:val="00700005"/>
    <w:rsid w:val="00700086"/>
    <w:rsid w:val="0070287A"/>
    <w:rsid w:val="00702AE8"/>
    <w:rsid w:val="00702B60"/>
    <w:rsid w:val="00704C58"/>
    <w:rsid w:val="0070644E"/>
    <w:rsid w:val="00706CB8"/>
    <w:rsid w:val="007109F3"/>
    <w:rsid w:val="00710F27"/>
    <w:rsid w:val="00710F78"/>
    <w:rsid w:val="00711241"/>
    <w:rsid w:val="00713E1C"/>
    <w:rsid w:val="00714BFB"/>
    <w:rsid w:val="0071547D"/>
    <w:rsid w:val="00715CDE"/>
    <w:rsid w:val="007173FB"/>
    <w:rsid w:val="00720EE3"/>
    <w:rsid w:val="00722054"/>
    <w:rsid w:val="00722379"/>
    <w:rsid w:val="00722A1C"/>
    <w:rsid w:val="00722A45"/>
    <w:rsid w:val="00723A41"/>
    <w:rsid w:val="00724852"/>
    <w:rsid w:val="00726194"/>
    <w:rsid w:val="007272F2"/>
    <w:rsid w:val="00727E0C"/>
    <w:rsid w:val="00730F25"/>
    <w:rsid w:val="00731E60"/>
    <w:rsid w:val="00732539"/>
    <w:rsid w:val="0073494C"/>
    <w:rsid w:val="0073508C"/>
    <w:rsid w:val="007363B2"/>
    <w:rsid w:val="00736FAF"/>
    <w:rsid w:val="00737138"/>
    <w:rsid w:val="00737C32"/>
    <w:rsid w:val="007408CC"/>
    <w:rsid w:val="00740EC5"/>
    <w:rsid w:val="0074201E"/>
    <w:rsid w:val="00742A0B"/>
    <w:rsid w:val="00745071"/>
    <w:rsid w:val="00745145"/>
    <w:rsid w:val="00745361"/>
    <w:rsid w:val="00745BCC"/>
    <w:rsid w:val="00746F72"/>
    <w:rsid w:val="00750019"/>
    <w:rsid w:val="00750305"/>
    <w:rsid w:val="0075115F"/>
    <w:rsid w:val="00751570"/>
    <w:rsid w:val="00751A1B"/>
    <w:rsid w:val="00752D61"/>
    <w:rsid w:val="0075359B"/>
    <w:rsid w:val="00755F31"/>
    <w:rsid w:val="007563B7"/>
    <w:rsid w:val="00756A07"/>
    <w:rsid w:val="00760CB1"/>
    <w:rsid w:val="00761D69"/>
    <w:rsid w:val="00763867"/>
    <w:rsid w:val="00763AC6"/>
    <w:rsid w:val="007643EC"/>
    <w:rsid w:val="00765636"/>
    <w:rsid w:val="00765D8D"/>
    <w:rsid w:val="00766F3B"/>
    <w:rsid w:val="00767B86"/>
    <w:rsid w:val="007726A5"/>
    <w:rsid w:val="00772802"/>
    <w:rsid w:val="00772991"/>
    <w:rsid w:val="00773DDD"/>
    <w:rsid w:val="00775DE6"/>
    <w:rsid w:val="00776AD8"/>
    <w:rsid w:val="0077776D"/>
    <w:rsid w:val="00777A9B"/>
    <w:rsid w:val="0078019D"/>
    <w:rsid w:val="007802C0"/>
    <w:rsid w:val="007806F5"/>
    <w:rsid w:val="00781A35"/>
    <w:rsid w:val="00782077"/>
    <w:rsid w:val="00786589"/>
    <w:rsid w:val="00790364"/>
    <w:rsid w:val="007903F1"/>
    <w:rsid w:val="00790A7E"/>
    <w:rsid w:val="00791A0B"/>
    <w:rsid w:val="007922DE"/>
    <w:rsid w:val="00793D81"/>
    <w:rsid w:val="007942B4"/>
    <w:rsid w:val="007955CF"/>
    <w:rsid w:val="00796796"/>
    <w:rsid w:val="007A0F04"/>
    <w:rsid w:val="007A1C69"/>
    <w:rsid w:val="007A2849"/>
    <w:rsid w:val="007A3735"/>
    <w:rsid w:val="007A5D99"/>
    <w:rsid w:val="007A750F"/>
    <w:rsid w:val="007B2224"/>
    <w:rsid w:val="007B2918"/>
    <w:rsid w:val="007B3087"/>
    <w:rsid w:val="007B3425"/>
    <w:rsid w:val="007B5CFE"/>
    <w:rsid w:val="007B67B5"/>
    <w:rsid w:val="007B74DD"/>
    <w:rsid w:val="007C15D9"/>
    <w:rsid w:val="007C1644"/>
    <w:rsid w:val="007C1D22"/>
    <w:rsid w:val="007C22EE"/>
    <w:rsid w:val="007C2E11"/>
    <w:rsid w:val="007C48C8"/>
    <w:rsid w:val="007C4FC1"/>
    <w:rsid w:val="007C50B8"/>
    <w:rsid w:val="007C52C2"/>
    <w:rsid w:val="007C67BD"/>
    <w:rsid w:val="007C73AE"/>
    <w:rsid w:val="007C7488"/>
    <w:rsid w:val="007D2AA4"/>
    <w:rsid w:val="007D2B79"/>
    <w:rsid w:val="007D3DBA"/>
    <w:rsid w:val="007D485B"/>
    <w:rsid w:val="007D48E5"/>
    <w:rsid w:val="007D4EEB"/>
    <w:rsid w:val="007D640F"/>
    <w:rsid w:val="007D6F2E"/>
    <w:rsid w:val="007D7062"/>
    <w:rsid w:val="007D7FC0"/>
    <w:rsid w:val="007E1235"/>
    <w:rsid w:val="007E16CD"/>
    <w:rsid w:val="007E1AB2"/>
    <w:rsid w:val="007E1AEB"/>
    <w:rsid w:val="007E1EE3"/>
    <w:rsid w:val="007E21EB"/>
    <w:rsid w:val="007E2E37"/>
    <w:rsid w:val="007E313B"/>
    <w:rsid w:val="007E4EE5"/>
    <w:rsid w:val="007E552D"/>
    <w:rsid w:val="007E5B13"/>
    <w:rsid w:val="007E5EE3"/>
    <w:rsid w:val="007E5F67"/>
    <w:rsid w:val="007E7BDA"/>
    <w:rsid w:val="007F30BF"/>
    <w:rsid w:val="007F346D"/>
    <w:rsid w:val="007F41FD"/>
    <w:rsid w:val="007F4655"/>
    <w:rsid w:val="007F50AB"/>
    <w:rsid w:val="007F71B3"/>
    <w:rsid w:val="008003C8"/>
    <w:rsid w:val="00801EEF"/>
    <w:rsid w:val="0080290E"/>
    <w:rsid w:val="00803215"/>
    <w:rsid w:val="00804C91"/>
    <w:rsid w:val="00805ED4"/>
    <w:rsid w:val="008060B9"/>
    <w:rsid w:val="008066FE"/>
    <w:rsid w:val="00806D73"/>
    <w:rsid w:val="00807801"/>
    <w:rsid w:val="00807AF3"/>
    <w:rsid w:val="00807DE1"/>
    <w:rsid w:val="008102A2"/>
    <w:rsid w:val="00810F19"/>
    <w:rsid w:val="00811401"/>
    <w:rsid w:val="00811C3B"/>
    <w:rsid w:val="00811F1E"/>
    <w:rsid w:val="00814F8E"/>
    <w:rsid w:val="00816348"/>
    <w:rsid w:val="00816920"/>
    <w:rsid w:val="00816B6C"/>
    <w:rsid w:val="0081768C"/>
    <w:rsid w:val="00821D4B"/>
    <w:rsid w:val="008237F2"/>
    <w:rsid w:val="008241D2"/>
    <w:rsid w:val="00826A7D"/>
    <w:rsid w:val="00833856"/>
    <w:rsid w:val="00833AEA"/>
    <w:rsid w:val="00835CDD"/>
    <w:rsid w:val="00836269"/>
    <w:rsid w:val="0083687F"/>
    <w:rsid w:val="00836FA2"/>
    <w:rsid w:val="00840B60"/>
    <w:rsid w:val="008419F8"/>
    <w:rsid w:val="00842239"/>
    <w:rsid w:val="00843244"/>
    <w:rsid w:val="00844353"/>
    <w:rsid w:val="0084436F"/>
    <w:rsid w:val="00844980"/>
    <w:rsid w:val="00846A28"/>
    <w:rsid w:val="00847895"/>
    <w:rsid w:val="00847D94"/>
    <w:rsid w:val="00850D26"/>
    <w:rsid w:val="00850FFF"/>
    <w:rsid w:val="008519A0"/>
    <w:rsid w:val="00851C14"/>
    <w:rsid w:val="00852F06"/>
    <w:rsid w:val="00854450"/>
    <w:rsid w:val="00856A8B"/>
    <w:rsid w:val="0085776F"/>
    <w:rsid w:val="00860717"/>
    <w:rsid w:val="00861F2F"/>
    <w:rsid w:val="0086289E"/>
    <w:rsid w:val="008628C9"/>
    <w:rsid w:val="008630F2"/>
    <w:rsid w:val="0086417F"/>
    <w:rsid w:val="00864713"/>
    <w:rsid w:val="00865A3E"/>
    <w:rsid w:val="008661EE"/>
    <w:rsid w:val="00866477"/>
    <w:rsid w:val="0087137E"/>
    <w:rsid w:val="00871821"/>
    <w:rsid w:val="00871C02"/>
    <w:rsid w:val="008720E4"/>
    <w:rsid w:val="00872378"/>
    <w:rsid w:val="00872420"/>
    <w:rsid w:val="00872548"/>
    <w:rsid w:val="00872AB6"/>
    <w:rsid w:val="00874CC9"/>
    <w:rsid w:val="00874E5A"/>
    <w:rsid w:val="00875DD1"/>
    <w:rsid w:val="00875E53"/>
    <w:rsid w:val="00875F22"/>
    <w:rsid w:val="00877F45"/>
    <w:rsid w:val="00880563"/>
    <w:rsid w:val="00884D43"/>
    <w:rsid w:val="00887179"/>
    <w:rsid w:val="008901BE"/>
    <w:rsid w:val="008940E5"/>
    <w:rsid w:val="0089466E"/>
    <w:rsid w:val="00895538"/>
    <w:rsid w:val="00895687"/>
    <w:rsid w:val="008956D8"/>
    <w:rsid w:val="0089576A"/>
    <w:rsid w:val="00896CA9"/>
    <w:rsid w:val="00897650"/>
    <w:rsid w:val="008A06FD"/>
    <w:rsid w:val="008A09DB"/>
    <w:rsid w:val="008A0D9E"/>
    <w:rsid w:val="008A3D8C"/>
    <w:rsid w:val="008A4D7D"/>
    <w:rsid w:val="008A5DE0"/>
    <w:rsid w:val="008A61A7"/>
    <w:rsid w:val="008A63E1"/>
    <w:rsid w:val="008A76B2"/>
    <w:rsid w:val="008B0F76"/>
    <w:rsid w:val="008B20A2"/>
    <w:rsid w:val="008B457D"/>
    <w:rsid w:val="008B6807"/>
    <w:rsid w:val="008B6F8D"/>
    <w:rsid w:val="008B7728"/>
    <w:rsid w:val="008C0161"/>
    <w:rsid w:val="008C2B32"/>
    <w:rsid w:val="008C2E72"/>
    <w:rsid w:val="008C35D7"/>
    <w:rsid w:val="008C41CD"/>
    <w:rsid w:val="008C455F"/>
    <w:rsid w:val="008C48C8"/>
    <w:rsid w:val="008C7A35"/>
    <w:rsid w:val="008D069F"/>
    <w:rsid w:val="008D0F20"/>
    <w:rsid w:val="008D1125"/>
    <w:rsid w:val="008D2B0A"/>
    <w:rsid w:val="008D4703"/>
    <w:rsid w:val="008D6B1B"/>
    <w:rsid w:val="008E0923"/>
    <w:rsid w:val="008E0D47"/>
    <w:rsid w:val="008E0F2D"/>
    <w:rsid w:val="008E200A"/>
    <w:rsid w:val="008E5590"/>
    <w:rsid w:val="008E63B0"/>
    <w:rsid w:val="008E68A0"/>
    <w:rsid w:val="008E6F68"/>
    <w:rsid w:val="008E7F39"/>
    <w:rsid w:val="008F1AC1"/>
    <w:rsid w:val="008F24DE"/>
    <w:rsid w:val="008F305F"/>
    <w:rsid w:val="008F3B10"/>
    <w:rsid w:val="008F54C1"/>
    <w:rsid w:val="008F5E02"/>
    <w:rsid w:val="008F6368"/>
    <w:rsid w:val="008F76A6"/>
    <w:rsid w:val="008F799E"/>
    <w:rsid w:val="00901B47"/>
    <w:rsid w:val="00902A39"/>
    <w:rsid w:val="00903328"/>
    <w:rsid w:val="00903406"/>
    <w:rsid w:val="0090356F"/>
    <w:rsid w:val="00904CFB"/>
    <w:rsid w:val="00904E85"/>
    <w:rsid w:val="00906766"/>
    <w:rsid w:val="009067AF"/>
    <w:rsid w:val="00906FD2"/>
    <w:rsid w:val="00907A36"/>
    <w:rsid w:val="00912EDA"/>
    <w:rsid w:val="0091416B"/>
    <w:rsid w:val="00914414"/>
    <w:rsid w:val="00915345"/>
    <w:rsid w:val="009153A9"/>
    <w:rsid w:val="0091692E"/>
    <w:rsid w:val="00916A08"/>
    <w:rsid w:val="009170D0"/>
    <w:rsid w:val="00917147"/>
    <w:rsid w:val="00920BBB"/>
    <w:rsid w:val="00920C75"/>
    <w:rsid w:val="00921646"/>
    <w:rsid w:val="0092471A"/>
    <w:rsid w:val="0092597E"/>
    <w:rsid w:val="009300E7"/>
    <w:rsid w:val="0093015B"/>
    <w:rsid w:val="00930F80"/>
    <w:rsid w:val="0093277B"/>
    <w:rsid w:val="00932B6D"/>
    <w:rsid w:val="00933A5C"/>
    <w:rsid w:val="00933E9C"/>
    <w:rsid w:val="00934A80"/>
    <w:rsid w:val="00935060"/>
    <w:rsid w:val="00937ECE"/>
    <w:rsid w:val="0094118F"/>
    <w:rsid w:val="00942386"/>
    <w:rsid w:val="00943F84"/>
    <w:rsid w:val="009446CA"/>
    <w:rsid w:val="00944907"/>
    <w:rsid w:val="00944C64"/>
    <w:rsid w:val="009459CA"/>
    <w:rsid w:val="00946B7F"/>
    <w:rsid w:val="00947AA3"/>
    <w:rsid w:val="00947CD5"/>
    <w:rsid w:val="00950244"/>
    <w:rsid w:val="00951B1D"/>
    <w:rsid w:val="00951CA6"/>
    <w:rsid w:val="00954B81"/>
    <w:rsid w:val="00955822"/>
    <w:rsid w:val="00957303"/>
    <w:rsid w:val="009600BA"/>
    <w:rsid w:val="009628B2"/>
    <w:rsid w:val="00963B98"/>
    <w:rsid w:val="00967C0C"/>
    <w:rsid w:val="00971F1E"/>
    <w:rsid w:val="0097259B"/>
    <w:rsid w:val="00972E5F"/>
    <w:rsid w:val="00974C3A"/>
    <w:rsid w:val="009760F3"/>
    <w:rsid w:val="009777AF"/>
    <w:rsid w:val="00977FBD"/>
    <w:rsid w:val="009815DE"/>
    <w:rsid w:val="009821C6"/>
    <w:rsid w:val="0098282A"/>
    <w:rsid w:val="009835A7"/>
    <w:rsid w:val="00984003"/>
    <w:rsid w:val="00985170"/>
    <w:rsid w:val="00986037"/>
    <w:rsid w:val="00986C99"/>
    <w:rsid w:val="00987281"/>
    <w:rsid w:val="00990700"/>
    <w:rsid w:val="00990CFC"/>
    <w:rsid w:val="0099110B"/>
    <w:rsid w:val="00993612"/>
    <w:rsid w:val="0099428C"/>
    <w:rsid w:val="00994918"/>
    <w:rsid w:val="0099531A"/>
    <w:rsid w:val="009953B0"/>
    <w:rsid w:val="00996B71"/>
    <w:rsid w:val="00997A25"/>
    <w:rsid w:val="009A0638"/>
    <w:rsid w:val="009A0F92"/>
    <w:rsid w:val="009A138D"/>
    <w:rsid w:val="009A2731"/>
    <w:rsid w:val="009A7B9A"/>
    <w:rsid w:val="009B0979"/>
    <w:rsid w:val="009B172E"/>
    <w:rsid w:val="009B19C8"/>
    <w:rsid w:val="009B20FD"/>
    <w:rsid w:val="009B3AB1"/>
    <w:rsid w:val="009B3B08"/>
    <w:rsid w:val="009B4783"/>
    <w:rsid w:val="009B50FC"/>
    <w:rsid w:val="009B572C"/>
    <w:rsid w:val="009B6021"/>
    <w:rsid w:val="009B66C2"/>
    <w:rsid w:val="009B67B8"/>
    <w:rsid w:val="009B6E09"/>
    <w:rsid w:val="009B7550"/>
    <w:rsid w:val="009C002D"/>
    <w:rsid w:val="009C2979"/>
    <w:rsid w:val="009C2ED2"/>
    <w:rsid w:val="009C4DBE"/>
    <w:rsid w:val="009C519C"/>
    <w:rsid w:val="009C53CF"/>
    <w:rsid w:val="009C5CA8"/>
    <w:rsid w:val="009C6260"/>
    <w:rsid w:val="009C7E19"/>
    <w:rsid w:val="009D140D"/>
    <w:rsid w:val="009D18B8"/>
    <w:rsid w:val="009D372F"/>
    <w:rsid w:val="009D490C"/>
    <w:rsid w:val="009D6430"/>
    <w:rsid w:val="009D77E6"/>
    <w:rsid w:val="009E0219"/>
    <w:rsid w:val="009E105D"/>
    <w:rsid w:val="009E2AA9"/>
    <w:rsid w:val="009E37C9"/>
    <w:rsid w:val="009E59F3"/>
    <w:rsid w:val="009F11FB"/>
    <w:rsid w:val="009F1B3B"/>
    <w:rsid w:val="009F1DBB"/>
    <w:rsid w:val="009F30A3"/>
    <w:rsid w:val="009F35AC"/>
    <w:rsid w:val="009F3D35"/>
    <w:rsid w:val="009F40FC"/>
    <w:rsid w:val="009F45E7"/>
    <w:rsid w:val="009F7561"/>
    <w:rsid w:val="00A002E6"/>
    <w:rsid w:val="00A005E6"/>
    <w:rsid w:val="00A01F5B"/>
    <w:rsid w:val="00A022A7"/>
    <w:rsid w:val="00A02609"/>
    <w:rsid w:val="00A02D84"/>
    <w:rsid w:val="00A0370A"/>
    <w:rsid w:val="00A059FD"/>
    <w:rsid w:val="00A07B55"/>
    <w:rsid w:val="00A11C40"/>
    <w:rsid w:val="00A120CD"/>
    <w:rsid w:val="00A124AE"/>
    <w:rsid w:val="00A13E39"/>
    <w:rsid w:val="00A14E77"/>
    <w:rsid w:val="00A15552"/>
    <w:rsid w:val="00A1597F"/>
    <w:rsid w:val="00A1674C"/>
    <w:rsid w:val="00A16B36"/>
    <w:rsid w:val="00A226C3"/>
    <w:rsid w:val="00A25195"/>
    <w:rsid w:val="00A259AD"/>
    <w:rsid w:val="00A267DB"/>
    <w:rsid w:val="00A27127"/>
    <w:rsid w:val="00A3028C"/>
    <w:rsid w:val="00A303C5"/>
    <w:rsid w:val="00A31248"/>
    <w:rsid w:val="00A323D0"/>
    <w:rsid w:val="00A328A0"/>
    <w:rsid w:val="00A33BB8"/>
    <w:rsid w:val="00A33E78"/>
    <w:rsid w:val="00A351FA"/>
    <w:rsid w:val="00A4082A"/>
    <w:rsid w:val="00A411B7"/>
    <w:rsid w:val="00A41214"/>
    <w:rsid w:val="00A432BA"/>
    <w:rsid w:val="00A43DA5"/>
    <w:rsid w:val="00A46E23"/>
    <w:rsid w:val="00A517A7"/>
    <w:rsid w:val="00A51B48"/>
    <w:rsid w:val="00A52D44"/>
    <w:rsid w:val="00A53E0F"/>
    <w:rsid w:val="00A55E82"/>
    <w:rsid w:val="00A57108"/>
    <w:rsid w:val="00A61393"/>
    <w:rsid w:val="00A62FB2"/>
    <w:rsid w:val="00A62FD4"/>
    <w:rsid w:val="00A63CA2"/>
    <w:rsid w:val="00A6422B"/>
    <w:rsid w:val="00A64C81"/>
    <w:rsid w:val="00A64F09"/>
    <w:rsid w:val="00A65E73"/>
    <w:rsid w:val="00A663DB"/>
    <w:rsid w:val="00A66847"/>
    <w:rsid w:val="00A66A29"/>
    <w:rsid w:val="00A67600"/>
    <w:rsid w:val="00A71606"/>
    <w:rsid w:val="00A728A6"/>
    <w:rsid w:val="00A76732"/>
    <w:rsid w:val="00A7692E"/>
    <w:rsid w:val="00A81D83"/>
    <w:rsid w:val="00A833F7"/>
    <w:rsid w:val="00A83523"/>
    <w:rsid w:val="00A84704"/>
    <w:rsid w:val="00A84707"/>
    <w:rsid w:val="00A8538A"/>
    <w:rsid w:val="00A85B35"/>
    <w:rsid w:val="00A90486"/>
    <w:rsid w:val="00A90BA3"/>
    <w:rsid w:val="00A912B3"/>
    <w:rsid w:val="00A91629"/>
    <w:rsid w:val="00A92280"/>
    <w:rsid w:val="00A92D9B"/>
    <w:rsid w:val="00A93166"/>
    <w:rsid w:val="00A94B66"/>
    <w:rsid w:val="00A957E2"/>
    <w:rsid w:val="00A96760"/>
    <w:rsid w:val="00A96973"/>
    <w:rsid w:val="00A96C02"/>
    <w:rsid w:val="00AA095D"/>
    <w:rsid w:val="00AA0A8C"/>
    <w:rsid w:val="00AA2A93"/>
    <w:rsid w:val="00AA56C5"/>
    <w:rsid w:val="00AA62EC"/>
    <w:rsid w:val="00AA67A9"/>
    <w:rsid w:val="00AB1EE6"/>
    <w:rsid w:val="00AB37D4"/>
    <w:rsid w:val="00AB478F"/>
    <w:rsid w:val="00AB5313"/>
    <w:rsid w:val="00AB60DA"/>
    <w:rsid w:val="00AB6644"/>
    <w:rsid w:val="00AC0D3D"/>
    <w:rsid w:val="00AC241F"/>
    <w:rsid w:val="00AC24DC"/>
    <w:rsid w:val="00AC3886"/>
    <w:rsid w:val="00AC4E4E"/>
    <w:rsid w:val="00AC60B7"/>
    <w:rsid w:val="00AC654D"/>
    <w:rsid w:val="00AC751F"/>
    <w:rsid w:val="00AD1C22"/>
    <w:rsid w:val="00AD2AA5"/>
    <w:rsid w:val="00AD2D22"/>
    <w:rsid w:val="00AD3484"/>
    <w:rsid w:val="00AD3576"/>
    <w:rsid w:val="00AD4B1A"/>
    <w:rsid w:val="00AD51D5"/>
    <w:rsid w:val="00AD556A"/>
    <w:rsid w:val="00AD573D"/>
    <w:rsid w:val="00AD5E5B"/>
    <w:rsid w:val="00AD6A04"/>
    <w:rsid w:val="00AD74F5"/>
    <w:rsid w:val="00AE0F6D"/>
    <w:rsid w:val="00AE194F"/>
    <w:rsid w:val="00AE2E3A"/>
    <w:rsid w:val="00AE7AB8"/>
    <w:rsid w:val="00AF0E9D"/>
    <w:rsid w:val="00AF1BBE"/>
    <w:rsid w:val="00AF2FE2"/>
    <w:rsid w:val="00AF32B2"/>
    <w:rsid w:val="00AF3FA8"/>
    <w:rsid w:val="00AF496F"/>
    <w:rsid w:val="00AF4D7A"/>
    <w:rsid w:val="00AF6748"/>
    <w:rsid w:val="00AF7F7B"/>
    <w:rsid w:val="00B0095C"/>
    <w:rsid w:val="00B015AB"/>
    <w:rsid w:val="00B01D57"/>
    <w:rsid w:val="00B02BB7"/>
    <w:rsid w:val="00B03551"/>
    <w:rsid w:val="00B04FD4"/>
    <w:rsid w:val="00B062B4"/>
    <w:rsid w:val="00B06992"/>
    <w:rsid w:val="00B06E6F"/>
    <w:rsid w:val="00B10099"/>
    <w:rsid w:val="00B103E1"/>
    <w:rsid w:val="00B11E63"/>
    <w:rsid w:val="00B12530"/>
    <w:rsid w:val="00B13167"/>
    <w:rsid w:val="00B1330E"/>
    <w:rsid w:val="00B13964"/>
    <w:rsid w:val="00B143D1"/>
    <w:rsid w:val="00B146C7"/>
    <w:rsid w:val="00B14A7B"/>
    <w:rsid w:val="00B14F81"/>
    <w:rsid w:val="00B16719"/>
    <w:rsid w:val="00B169A3"/>
    <w:rsid w:val="00B1719B"/>
    <w:rsid w:val="00B172B4"/>
    <w:rsid w:val="00B17B07"/>
    <w:rsid w:val="00B17B8B"/>
    <w:rsid w:val="00B17BE9"/>
    <w:rsid w:val="00B20120"/>
    <w:rsid w:val="00B20630"/>
    <w:rsid w:val="00B21069"/>
    <w:rsid w:val="00B21516"/>
    <w:rsid w:val="00B25B49"/>
    <w:rsid w:val="00B27220"/>
    <w:rsid w:val="00B3089C"/>
    <w:rsid w:val="00B32ECD"/>
    <w:rsid w:val="00B33291"/>
    <w:rsid w:val="00B36ACF"/>
    <w:rsid w:val="00B37B32"/>
    <w:rsid w:val="00B40281"/>
    <w:rsid w:val="00B422AB"/>
    <w:rsid w:val="00B428DE"/>
    <w:rsid w:val="00B438E9"/>
    <w:rsid w:val="00B43D9D"/>
    <w:rsid w:val="00B44607"/>
    <w:rsid w:val="00B44B74"/>
    <w:rsid w:val="00B463AF"/>
    <w:rsid w:val="00B46F87"/>
    <w:rsid w:val="00B4757F"/>
    <w:rsid w:val="00B476A9"/>
    <w:rsid w:val="00B47ED8"/>
    <w:rsid w:val="00B47F30"/>
    <w:rsid w:val="00B51058"/>
    <w:rsid w:val="00B511C2"/>
    <w:rsid w:val="00B52D3A"/>
    <w:rsid w:val="00B55867"/>
    <w:rsid w:val="00B55E5D"/>
    <w:rsid w:val="00B55F4F"/>
    <w:rsid w:val="00B576FD"/>
    <w:rsid w:val="00B57F36"/>
    <w:rsid w:val="00B62D9F"/>
    <w:rsid w:val="00B632DE"/>
    <w:rsid w:val="00B639CF"/>
    <w:rsid w:val="00B6487A"/>
    <w:rsid w:val="00B64BCC"/>
    <w:rsid w:val="00B65F96"/>
    <w:rsid w:val="00B66442"/>
    <w:rsid w:val="00B66457"/>
    <w:rsid w:val="00B70EBC"/>
    <w:rsid w:val="00B71694"/>
    <w:rsid w:val="00B719C4"/>
    <w:rsid w:val="00B73D87"/>
    <w:rsid w:val="00B77CA5"/>
    <w:rsid w:val="00B81352"/>
    <w:rsid w:val="00B819F8"/>
    <w:rsid w:val="00B81B43"/>
    <w:rsid w:val="00B81B79"/>
    <w:rsid w:val="00B82A25"/>
    <w:rsid w:val="00B84E9C"/>
    <w:rsid w:val="00B8534F"/>
    <w:rsid w:val="00B9027E"/>
    <w:rsid w:val="00B90D11"/>
    <w:rsid w:val="00B911C5"/>
    <w:rsid w:val="00B91832"/>
    <w:rsid w:val="00B935C2"/>
    <w:rsid w:val="00B93E00"/>
    <w:rsid w:val="00B9558D"/>
    <w:rsid w:val="00B956E0"/>
    <w:rsid w:val="00B95773"/>
    <w:rsid w:val="00B97FA7"/>
    <w:rsid w:val="00BA04A7"/>
    <w:rsid w:val="00BA1D20"/>
    <w:rsid w:val="00BA22DA"/>
    <w:rsid w:val="00BA3F80"/>
    <w:rsid w:val="00BA4785"/>
    <w:rsid w:val="00BA4B04"/>
    <w:rsid w:val="00BA667E"/>
    <w:rsid w:val="00BA6710"/>
    <w:rsid w:val="00BA6FB8"/>
    <w:rsid w:val="00BA7759"/>
    <w:rsid w:val="00BB18A7"/>
    <w:rsid w:val="00BB19FD"/>
    <w:rsid w:val="00BB1D57"/>
    <w:rsid w:val="00BB233E"/>
    <w:rsid w:val="00BB2A8B"/>
    <w:rsid w:val="00BB32C8"/>
    <w:rsid w:val="00BB3475"/>
    <w:rsid w:val="00BB4BC2"/>
    <w:rsid w:val="00BB4E71"/>
    <w:rsid w:val="00BC148A"/>
    <w:rsid w:val="00BC2C96"/>
    <w:rsid w:val="00BC2FD2"/>
    <w:rsid w:val="00BC31D3"/>
    <w:rsid w:val="00BC5243"/>
    <w:rsid w:val="00BC5B08"/>
    <w:rsid w:val="00BC5BED"/>
    <w:rsid w:val="00BC5ED3"/>
    <w:rsid w:val="00BC5EF9"/>
    <w:rsid w:val="00BC6113"/>
    <w:rsid w:val="00BC7BD8"/>
    <w:rsid w:val="00BD01E5"/>
    <w:rsid w:val="00BD0357"/>
    <w:rsid w:val="00BD1FE7"/>
    <w:rsid w:val="00BD2403"/>
    <w:rsid w:val="00BD2A68"/>
    <w:rsid w:val="00BD490C"/>
    <w:rsid w:val="00BD4C06"/>
    <w:rsid w:val="00BD510D"/>
    <w:rsid w:val="00BD5717"/>
    <w:rsid w:val="00BD5915"/>
    <w:rsid w:val="00BD5F40"/>
    <w:rsid w:val="00BD61FF"/>
    <w:rsid w:val="00BD6C83"/>
    <w:rsid w:val="00BE0846"/>
    <w:rsid w:val="00BE084F"/>
    <w:rsid w:val="00BE0F57"/>
    <w:rsid w:val="00BE2EE8"/>
    <w:rsid w:val="00BE410C"/>
    <w:rsid w:val="00BE54D7"/>
    <w:rsid w:val="00BE6179"/>
    <w:rsid w:val="00BE65D9"/>
    <w:rsid w:val="00BE69F6"/>
    <w:rsid w:val="00BF196E"/>
    <w:rsid w:val="00BF41C4"/>
    <w:rsid w:val="00BF530C"/>
    <w:rsid w:val="00BF6396"/>
    <w:rsid w:val="00BF6F5A"/>
    <w:rsid w:val="00BF7E45"/>
    <w:rsid w:val="00C03738"/>
    <w:rsid w:val="00C038B0"/>
    <w:rsid w:val="00C03FBE"/>
    <w:rsid w:val="00C04CA6"/>
    <w:rsid w:val="00C07018"/>
    <w:rsid w:val="00C1120B"/>
    <w:rsid w:val="00C11C95"/>
    <w:rsid w:val="00C12125"/>
    <w:rsid w:val="00C140E1"/>
    <w:rsid w:val="00C1709A"/>
    <w:rsid w:val="00C1797F"/>
    <w:rsid w:val="00C20585"/>
    <w:rsid w:val="00C20B7E"/>
    <w:rsid w:val="00C20E4E"/>
    <w:rsid w:val="00C21145"/>
    <w:rsid w:val="00C21DBB"/>
    <w:rsid w:val="00C221CE"/>
    <w:rsid w:val="00C223F7"/>
    <w:rsid w:val="00C23150"/>
    <w:rsid w:val="00C231A8"/>
    <w:rsid w:val="00C23C86"/>
    <w:rsid w:val="00C267A4"/>
    <w:rsid w:val="00C300A3"/>
    <w:rsid w:val="00C30852"/>
    <w:rsid w:val="00C30FAF"/>
    <w:rsid w:val="00C33778"/>
    <w:rsid w:val="00C338EF"/>
    <w:rsid w:val="00C35406"/>
    <w:rsid w:val="00C3644E"/>
    <w:rsid w:val="00C36571"/>
    <w:rsid w:val="00C365D1"/>
    <w:rsid w:val="00C41C35"/>
    <w:rsid w:val="00C42F67"/>
    <w:rsid w:val="00C434A6"/>
    <w:rsid w:val="00C43DA5"/>
    <w:rsid w:val="00C45077"/>
    <w:rsid w:val="00C46B50"/>
    <w:rsid w:val="00C47810"/>
    <w:rsid w:val="00C502D0"/>
    <w:rsid w:val="00C50501"/>
    <w:rsid w:val="00C5256B"/>
    <w:rsid w:val="00C528F9"/>
    <w:rsid w:val="00C537D4"/>
    <w:rsid w:val="00C571D4"/>
    <w:rsid w:val="00C57859"/>
    <w:rsid w:val="00C57C4D"/>
    <w:rsid w:val="00C57D07"/>
    <w:rsid w:val="00C61A1C"/>
    <w:rsid w:val="00C61A9D"/>
    <w:rsid w:val="00C626CC"/>
    <w:rsid w:val="00C62CB1"/>
    <w:rsid w:val="00C62D12"/>
    <w:rsid w:val="00C62ECB"/>
    <w:rsid w:val="00C656F5"/>
    <w:rsid w:val="00C65741"/>
    <w:rsid w:val="00C66E7B"/>
    <w:rsid w:val="00C670D6"/>
    <w:rsid w:val="00C67BF5"/>
    <w:rsid w:val="00C71274"/>
    <w:rsid w:val="00C739E0"/>
    <w:rsid w:val="00C73E11"/>
    <w:rsid w:val="00C744CE"/>
    <w:rsid w:val="00C74655"/>
    <w:rsid w:val="00C75974"/>
    <w:rsid w:val="00C75F47"/>
    <w:rsid w:val="00C763F1"/>
    <w:rsid w:val="00C810EF"/>
    <w:rsid w:val="00C825A9"/>
    <w:rsid w:val="00C83A0A"/>
    <w:rsid w:val="00C84EAD"/>
    <w:rsid w:val="00C859FE"/>
    <w:rsid w:val="00C85CF4"/>
    <w:rsid w:val="00C85CFB"/>
    <w:rsid w:val="00C87662"/>
    <w:rsid w:val="00C90762"/>
    <w:rsid w:val="00C90DEB"/>
    <w:rsid w:val="00C90E86"/>
    <w:rsid w:val="00C918C1"/>
    <w:rsid w:val="00C938DA"/>
    <w:rsid w:val="00C93C6D"/>
    <w:rsid w:val="00C94AE5"/>
    <w:rsid w:val="00C954F7"/>
    <w:rsid w:val="00C9620E"/>
    <w:rsid w:val="00C97BF8"/>
    <w:rsid w:val="00CA15C9"/>
    <w:rsid w:val="00CA1EDD"/>
    <w:rsid w:val="00CA3248"/>
    <w:rsid w:val="00CA345A"/>
    <w:rsid w:val="00CA4940"/>
    <w:rsid w:val="00CA5133"/>
    <w:rsid w:val="00CA5931"/>
    <w:rsid w:val="00CA73A3"/>
    <w:rsid w:val="00CA76E7"/>
    <w:rsid w:val="00CB0543"/>
    <w:rsid w:val="00CB0C78"/>
    <w:rsid w:val="00CB1062"/>
    <w:rsid w:val="00CB1639"/>
    <w:rsid w:val="00CB28F9"/>
    <w:rsid w:val="00CB5339"/>
    <w:rsid w:val="00CB7D70"/>
    <w:rsid w:val="00CC024D"/>
    <w:rsid w:val="00CC4383"/>
    <w:rsid w:val="00CC4548"/>
    <w:rsid w:val="00CC4996"/>
    <w:rsid w:val="00CC52F7"/>
    <w:rsid w:val="00CC5C19"/>
    <w:rsid w:val="00CC6F50"/>
    <w:rsid w:val="00CC7216"/>
    <w:rsid w:val="00CD1DB5"/>
    <w:rsid w:val="00CD24CB"/>
    <w:rsid w:val="00CD687D"/>
    <w:rsid w:val="00CD7F9B"/>
    <w:rsid w:val="00CE0553"/>
    <w:rsid w:val="00CE0822"/>
    <w:rsid w:val="00CE1F8C"/>
    <w:rsid w:val="00CE24B1"/>
    <w:rsid w:val="00CE3327"/>
    <w:rsid w:val="00CE44EB"/>
    <w:rsid w:val="00CE4F40"/>
    <w:rsid w:val="00CE514E"/>
    <w:rsid w:val="00CE597B"/>
    <w:rsid w:val="00CE5AFC"/>
    <w:rsid w:val="00CE5C37"/>
    <w:rsid w:val="00CE5C8A"/>
    <w:rsid w:val="00CE7B98"/>
    <w:rsid w:val="00CF0652"/>
    <w:rsid w:val="00CF0FDE"/>
    <w:rsid w:val="00CF1448"/>
    <w:rsid w:val="00CF165C"/>
    <w:rsid w:val="00CF24BB"/>
    <w:rsid w:val="00CF4D29"/>
    <w:rsid w:val="00CF58F1"/>
    <w:rsid w:val="00CF6C4C"/>
    <w:rsid w:val="00CF6FCF"/>
    <w:rsid w:val="00CF7D87"/>
    <w:rsid w:val="00D0056A"/>
    <w:rsid w:val="00D013F8"/>
    <w:rsid w:val="00D0193A"/>
    <w:rsid w:val="00D0198D"/>
    <w:rsid w:val="00D02AD9"/>
    <w:rsid w:val="00D03808"/>
    <w:rsid w:val="00D056EC"/>
    <w:rsid w:val="00D07933"/>
    <w:rsid w:val="00D1086B"/>
    <w:rsid w:val="00D10CE5"/>
    <w:rsid w:val="00D110FE"/>
    <w:rsid w:val="00D14589"/>
    <w:rsid w:val="00D160CD"/>
    <w:rsid w:val="00D16AE0"/>
    <w:rsid w:val="00D21133"/>
    <w:rsid w:val="00D21B90"/>
    <w:rsid w:val="00D225DC"/>
    <w:rsid w:val="00D23DC3"/>
    <w:rsid w:val="00D2400E"/>
    <w:rsid w:val="00D24580"/>
    <w:rsid w:val="00D259BE"/>
    <w:rsid w:val="00D25B0F"/>
    <w:rsid w:val="00D27035"/>
    <w:rsid w:val="00D279C2"/>
    <w:rsid w:val="00D31B08"/>
    <w:rsid w:val="00D32559"/>
    <w:rsid w:val="00D33922"/>
    <w:rsid w:val="00D34FE7"/>
    <w:rsid w:val="00D35D6B"/>
    <w:rsid w:val="00D36108"/>
    <w:rsid w:val="00D36DF1"/>
    <w:rsid w:val="00D37DA4"/>
    <w:rsid w:val="00D4047C"/>
    <w:rsid w:val="00D41193"/>
    <w:rsid w:val="00D411FE"/>
    <w:rsid w:val="00D427DA"/>
    <w:rsid w:val="00D4284E"/>
    <w:rsid w:val="00D4577C"/>
    <w:rsid w:val="00D45979"/>
    <w:rsid w:val="00D46DDC"/>
    <w:rsid w:val="00D470F5"/>
    <w:rsid w:val="00D47290"/>
    <w:rsid w:val="00D479DD"/>
    <w:rsid w:val="00D50495"/>
    <w:rsid w:val="00D50A2A"/>
    <w:rsid w:val="00D50E6D"/>
    <w:rsid w:val="00D525B6"/>
    <w:rsid w:val="00D548F1"/>
    <w:rsid w:val="00D54B3C"/>
    <w:rsid w:val="00D54E71"/>
    <w:rsid w:val="00D556E4"/>
    <w:rsid w:val="00D57305"/>
    <w:rsid w:val="00D60204"/>
    <w:rsid w:val="00D605FC"/>
    <w:rsid w:val="00D608FF"/>
    <w:rsid w:val="00D61456"/>
    <w:rsid w:val="00D62A6A"/>
    <w:rsid w:val="00D65BC2"/>
    <w:rsid w:val="00D67B51"/>
    <w:rsid w:val="00D710DC"/>
    <w:rsid w:val="00D728E9"/>
    <w:rsid w:val="00D72B8C"/>
    <w:rsid w:val="00D73FB5"/>
    <w:rsid w:val="00D75506"/>
    <w:rsid w:val="00D76D19"/>
    <w:rsid w:val="00D771A7"/>
    <w:rsid w:val="00D772F6"/>
    <w:rsid w:val="00D77F4F"/>
    <w:rsid w:val="00D80434"/>
    <w:rsid w:val="00D82FBE"/>
    <w:rsid w:val="00D83076"/>
    <w:rsid w:val="00D839A3"/>
    <w:rsid w:val="00D83E12"/>
    <w:rsid w:val="00D8432F"/>
    <w:rsid w:val="00D84AAB"/>
    <w:rsid w:val="00D85932"/>
    <w:rsid w:val="00D85F75"/>
    <w:rsid w:val="00D86072"/>
    <w:rsid w:val="00D90E87"/>
    <w:rsid w:val="00D90F2A"/>
    <w:rsid w:val="00D93E43"/>
    <w:rsid w:val="00D940DD"/>
    <w:rsid w:val="00D94B39"/>
    <w:rsid w:val="00D95A6F"/>
    <w:rsid w:val="00D96406"/>
    <w:rsid w:val="00DA1451"/>
    <w:rsid w:val="00DA199A"/>
    <w:rsid w:val="00DA2A48"/>
    <w:rsid w:val="00DA2FA5"/>
    <w:rsid w:val="00DA59EC"/>
    <w:rsid w:val="00DA5B86"/>
    <w:rsid w:val="00DA6AFA"/>
    <w:rsid w:val="00DA7136"/>
    <w:rsid w:val="00DA7533"/>
    <w:rsid w:val="00DB0CD9"/>
    <w:rsid w:val="00DB364A"/>
    <w:rsid w:val="00DB3AC9"/>
    <w:rsid w:val="00DB7AB0"/>
    <w:rsid w:val="00DC0084"/>
    <w:rsid w:val="00DC2ED2"/>
    <w:rsid w:val="00DC3107"/>
    <w:rsid w:val="00DC3C95"/>
    <w:rsid w:val="00DC4160"/>
    <w:rsid w:val="00DC57C5"/>
    <w:rsid w:val="00DC65F1"/>
    <w:rsid w:val="00DD01C0"/>
    <w:rsid w:val="00DD08E7"/>
    <w:rsid w:val="00DD0C19"/>
    <w:rsid w:val="00DD1782"/>
    <w:rsid w:val="00DD27F5"/>
    <w:rsid w:val="00DD40C2"/>
    <w:rsid w:val="00DD461E"/>
    <w:rsid w:val="00DD7B6E"/>
    <w:rsid w:val="00DE1FE6"/>
    <w:rsid w:val="00DE2BF2"/>
    <w:rsid w:val="00DE4507"/>
    <w:rsid w:val="00DE6492"/>
    <w:rsid w:val="00DE64EB"/>
    <w:rsid w:val="00DE76D9"/>
    <w:rsid w:val="00DF1C22"/>
    <w:rsid w:val="00DF2F51"/>
    <w:rsid w:val="00DF3B13"/>
    <w:rsid w:val="00DF58E6"/>
    <w:rsid w:val="00DF756F"/>
    <w:rsid w:val="00DF7DA0"/>
    <w:rsid w:val="00E004BA"/>
    <w:rsid w:val="00E00944"/>
    <w:rsid w:val="00E00D14"/>
    <w:rsid w:val="00E01A19"/>
    <w:rsid w:val="00E02213"/>
    <w:rsid w:val="00E02E1A"/>
    <w:rsid w:val="00E03175"/>
    <w:rsid w:val="00E041C5"/>
    <w:rsid w:val="00E04B58"/>
    <w:rsid w:val="00E04C0D"/>
    <w:rsid w:val="00E04C2D"/>
    <w:rsid w:val="00E05EF8"/>
    <w:rsid w:val="00E06334"/>
    <w:rsid w:val="00E070F8"/>
    <w:rsid w:val="00E07768"/>
    <w:rsid w:val="00E079FD"/>
    <w:rsid w:val="00E11D63"/>
    <w:rsid w:val="00E121DB"/>
    <w:rsid w:val="00E12D46"/>
    <w:rsid w:val="00E13311"/>
    <w:rsid w:val="00E13E4E"/>
    <w:rsid w:val="00E13FF3"/>
    <w:rsid w:val="00E15516"/>
    <w:rsid w:val="00E16B4D"/>
    <w:rsid w:val="00E17774"/>
    <w:rsid w:val="00E21A32"/>
    <w:rsid w:val="00E21E5D"/>
    <w:rsid w:val="00E22DC0"/>
    <w:rsid w:val="00E22FBF"/>
    <w:rsid w:val="00E230F3"/>
    <w:rsid w:val="00E2466E"/>
    <w:rsid w:val="00E2632F"/>
    <w:rsid w:val="00E2685D"/>
    <w:rsid w:val="00E271A1"/>
    <w:rsid w:val="00E2751E"/>
    <w:rsid w:val="00E27CA7"/>
    <w:rsid w:val="00E30284"/>
    <w:rsid w:val="00E32B33"/>
    <w:rsid w:val="00E33908"/>
    <w:rsid w:val="00E347C5"/>
    <w:rsid w:val="00E40A12"/>
    <w:rsid w:val="00E40D4E"/>
    <w:rsid w:val="00E422DA"/>
    <w:rsid w:val="00E423EE"/>
    <w:rsid w:val="00E456EC"/>
    <w:rsid w:val="00E4685B"/>
    <w:rsid w:val="00E51746"/>
    <w:rsid w:val="00E51BB7"/>
    <w:rsid w:val="00E51FC7"/>
    <w:rsid w:val="00E5362C"/>
    <w:rsid w:val="00E548A2"/>
    <w:rsid w:val="00E54A29"/>
    <w:rsid w:val="00E54C92"/>
    <w:rsid w:val="00E55897"/>
    <w:rsid w:val="00E56C2D"/>
    <w:rsid w:val="00E601C3"/>
    <w:rsid w:val="00E60BC6"/>
    <w:rsid w:val="00E61BAB"/>
    <w:rsid w:val="00E62A75"/>
    <w:rsid w:val="00E6454F"/>
    <w:rsid w:val="00E64637"/>
    <w:rsid w:val="00E660E9"/>
    <w:rsid w:val="00E671C9"/>
    <w:rsid w:val="00E70133"/>
    <w:rsid w:val="00E71113"/>
    <w:rsid w:val="00E71771"/>
    <w:rsid w:val="00E73F9A"/>
    <w:rsid w:val="00E75876"/>
    <w:rsid w:val="00E76F92"/>
    <w:rsid w:val="00E7707F"/>
    <w:rsid w:val="00E81699"/>
    <w:rsid w:val="00E826BD"/>
    <w:rsid w:val="00E82D01"/>
    <w:rsid w:val="00E83478"/>
    <w:rsid w:val="00E849F5"/>
    <w:rsid w:val="00E85491"/>
    <w:rsid w:val="00E85BC5"/>
    <w:rsid w:val="00E87573"/>
    <w:rsid w:val="00E90A1B"/>
    <w:rsid w:val="00E92FD8"/>
    <w:rsid w:val="00E9432F"/>
    <w:rsid w:val="00E94669"/>
    <w:rsid w:val="00E946A6"/>
    <w:rsid w:val="00E95308"/>
    <w:rsid w:val="00E954AA"/>
    <w:rsid w:val="00E966F0"/>
    <w:rsid w:val="00E97643"/>
    <w:rsid w:val="00EA11DF"/>
    <w:rsid w:val="00EA1512"/>
    <w:rsid w:val="00EA3114"/>
    <w:rsid w:val="00EA40C6"/>
    <w:rsid w:val="00EA5C0D"/>
    <w:rsid w:val="00EA6BB3"/>
    <w:rsid w:val="00EA6F51"/>
    <w:rsid w:val="00EB0DC4"/>
    <w:rsid w:val="00EB1D2C"/>
    <w:rsid w:val="00EB2669"/>
    <w:rsid w:val="00EB27E3"/>
    <w:rsid w:val="00EB2C69"/>
    <w:rsid w:val="00EB3830"/>
    <w:rsid w:val="00EB425F"/>
    <w:rsid w:val="00EB4558"/>
    <w:rsid w:val="00EB4B39"/>
    <w:rsid w:val="00EB6730"/>
    <w:rsid w:val="00EB67C7"/>
    <w:rsid w:val="00EB682F"/>
    <w:rsid w:val="00EB74B3"/>
    <w:rsid w:val="00EB7D30"/>
    <w:rsid w:val="00EB7E1B"/>
    <w:rsid w:val="00EC0D60"/>
    <w:rsid w:val="00EC24EE"/>
    <w:rsid w:val="00EC2C73"/>
    <w:rsid w:val="00EC457A"/>
    <w:rsid w:val="00EC7299"/>
    <w:rsid w:val="00ED0CED"/>
    <w:rsid w:val="00ED2654"/>
    <w:rsid w:val="00ED62FC"/>
    <w:rsid w:val="00ED630D"/>
    <w:rsid w:val="00ED790D"/>
    <w:rsid w:val="00EE2817"/>
    <w:rsid w:val="00EE4FDD"/>
    <w:rsid w:val="00EE529D"/>
    <w:rsid w:val="00EE5BEC"/>
    <w:rsid w:val="00EE67C5"/>
    <w:rsid w:val="00EE7C3F"/>
    <w:rsid w:val="00EF0A77"/>
    <w:rsid w:val="00EF0DA1"/>
    <w:rsid w:val="00EF14DA"/>
    <w:rsid w:val="00EF38A5"/>
    <w:rsid w:val="00EF514D"/>
    <w:rsid w:val="00EF6BD6"/>
    <w:rsid w:val="00F009AA"/>
    <w:rsid w:val="00F03D5E"/>
    <w:rsid w:val="00F0631A"/>
    <w:rsid w:val="00F06F9C"/>
    <w:rsid w:val="00F078E8"/>
    <w:rsid w:val="00F11507"/>
    <w:rsid w:val="00F144E4"/>
    <w:rsid w:val="00F16CEC"/>
    <w:rsid w:val="00F22916"/>
    <w:rsid w:val="00F2384B"/>
    <w:rsid w:val="00F23ABE"/>
    <w:rsid w:val="00F3072F"/>
    <w:rsid w:val="00F32705"/>
    <w:rsid w:val="00F34F98"/>
    <w:rsid w:val="00F37027"/>
    <w:rsid w:val="00F3750D"/>
    <w:rsid w:val="00F40A71"/>
    <w:rsid w:val="00F429F7"/>
    <w:rsid w:val="00F448B6"/>
    <w:rsid w:val="00F45BC2"/>
    <w:rsid w:val="00F46D75"/>
    <w:rsid w:val="00F46DDD"/>
    <w:rsid w:val="00F51EFF"/>
    <w:rsid w:val="00F53C48"/>
    <w:rsid w:val="00F54894"/>
    <w:rsid w:val="00F5692C"/>
    <w:rsid w:val="00F6060D"/>
    <w:rsid w:val="00F6096D"/>
    <w:rsid w:val="00F60D93"/>
    <w:rsid w:val="00F62BA6"/>
    <w:rsid w:val="00F63CA9"/>
    <w:rsid w:val="00F65779"/>
    <w:rsid w:val="00F67521"/>
    <w:rsid w:val="00F701AC"/>
    <w:rsid w:val="00F71746"/>
    <w:rsid w:val="00F73664"/>
    <w:rsid w:val="00F7413F"/>
    <w:rsid w:val="00F7592B"/>
    <w:rsid w:val="00F75A40"/>
    <w:rsid w:val="00F76A44"/>
    <w:rsid w:val="00F803B5"/>
    <w:rsid w:val="00F805AA"/>
    <w:rsid w:val="00F82D21"/>
    <w:rsid w:val="00F83003"/>
    <w:rsid w:val="00F8349B"/>
    <w:rsid w:val="00F8422A"/>
    <w:rsid w:val="00F84E51"/>
    <w:rsid w:val="00F866A9"/>
    <w:rsid w:val="00F86927"/>
    <w:rsid w:val="00F87051"/>
    <w:rsid w:val="00F91161"/>
    <w:rsid w:val="00F9199B"/>
    <w:rsid w:val="00F931C3"/>
    <w:rsid w:val="00F95A12"/>
    <w:rsid w:val="00F95AC9"/>
    <w:rsid w:val="00F96FC0"/>
    <w:rsid w:val="00F9733B"/>
    <w:rsid w:val="00F977C2"/>
    <w:rsid w:val="00F97CD0"/>
    <w:rsid w:val="00FA0B86"/>
    <w:rsid w:val="00FA0ED2"/>
    <w:rsid w:val="00FA11AF"/>
    <w:rsid w:val="00FA2AAA"/>
    <w:rsid w:val="00FA7884"/>
    <w:rsid w:val="00FA7A78"/>
    <w:rsid w:val="00FB0569"/>
    <w:rsid w:val="00FB1632"/>
    <w:rsid w:val="00FB1D95"/>
    <w:rsid w:val="00FB2F97"/>
    <w:rsid w:val="00FB39B7"/>
    <w:rsid w:val="00FB3FF0"/>
    <w:rsid w:val="00FB4ED3"/>
    <w:rsid w:val="00FB610C"/>
    <w:rsid w:val="00FC1D20"/>
    <w:rsid w:val="00FC2910"/>
    <w:rsid w:val="00FC2E3E"/>
    <w:rsid w:val="00FC3976"/>
    <w:rsid w:val="00FC3D89"/>
    <w:rsid w:val="00FC3E8D"/>
    <w:rsid w:val="00FC3F8A"/>
    <w:rsid w:val="00FC44FD"/>
    <w:rsid w:val="00FC4E36"/>
    <w:rsid w:val="00FC5B49"/>
    <w:rsid w:val="00FC600C"/>
    <w:rsid w:val="00FC6865"/>
    <w:rsid w:val="00FC713E"/>
    <w:rsid w:val="00FD0CB6"/>
    <w:rsid w:val="00FD203A"/>
    <w:rsid w:val="00FD35C1"/>
    <w:rsid w:val="00FD3D6E"/>
    <w:rsid w:val="00FD4669"/>
    <w:rsid w:val="00FD4A4E"/>
    <w:rsid w:val="00FD57DB"/>
    <w:rsid w:val="00FD6241"/>
    <w:rsid w:val="00FD7084"/>
    <w:rsid w:val="00FE06BC"/>
    <w:rsid w:val="00FE0951"/>
    <w:rsid w:val="00FE1274"/>
    <w:rsid w:val="00FE2E24"/>
    <w:rsid w:val="00FF063D"/>
    <w:rsid w:val="00FF1502"/>
    <w:rsid w:val="00FF47D5"/>
    <w:rsid w:val="00FF4D46"/>
    <w:rsid w:val="00FF71D3"/>
    <w:rsid w:val="00FF742D"/>
    <w:rsid w:val="00FF7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6E0F182"/>
  <w15:docId w15:val="{B97B54DA-AA4D-46D4-92C7-486C8E9C8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B819F8"/>
  </w:style>
  <w:style w:type="paragraph" w:styleId="12">
    <w:name w:val="heading 1"/>
    <w:basedOn w:val="a4"/>
    <w:next w:val="a3"/>
    <w:link w:val="13"/>
    <w:qFormat/>
    <w:rsid w:val="00F51EFF"/>
    <w:pPr>
      <w:pageBreakBefore/>
      <w:numPr>
        <w:numId w:val="9"/>
      </w:numPr>
      <w:tabs>
        <w:tab w:val="left" w:pos="1361"/>
      </w:tabs>
      <w:spacing w:before="360"/>
      <w:ind w:left="0" w:firstLine="709"/>
      <w:outlineLvl w:val="0"/>
    </w:pPr>
    <w:rPr>
      <w:b/>
    </w:rPr>
  </w:style>
  <w:style w:type="paragraph" w:styleId="20">
    <w:name w:val="heading 2"/>
    <w:basedOn w:val="12"/>
    <w:next w:val="a3"/>
    <w:link w:val="21"/>
    <w:qFormat/>
    <w:rsid w:val="00F51EFF"/>
    <w:pPr>
      <w:pageBreakBefore w:val="0"/>
      <w:numPr>
        <w:ilvl w:val="1"/>
      </w:numPr>
      <w:ind w:left="0" w:firstLine="709"/>
      <w:outlineLvl w:val="1"/>
    </w:pPr>
    <w:rPr>
      <w:b w:val="0"/>
    </w:rPr>
  </w:style>
  <w:style w:type="paragraph" w:styleId="3">
    <w:name w:val="heading 3"/>
    <w:basedOn w:val="a4"/>
    <w:next w:val="a3"/>
    <w:link w:val="30"/>
    <w:qFormat/>
    <w:rsid w:val="00F51EFF"/>
    <w:pPr>
      <w:numPr>
        <w:ilvl w:val="2"/>
        <w:numId w:val="9"/>
      </w:numPr>
      <w:tabs>
        <w:tab w:val="left" w:pos="1361"/>
      </w:tabs>
      <w:spacing w:before="120" w:line="360" w:lineRule="auto"/>
      <w:ind w:left="0" w:firstLine="709"/>
      <w:outlineLvl w:val="2"/>
    </w:pPr>
  </w:style>
  <w:style w:type="paragraph" w:styleId="4">
    <w:name w:val="heading 4"/>
    <w:basedOn w:val="3"/>
    <w:next w:val="a3"/>
    <w:link w:val="40"/>
    <w:unhideWhenUsed/>
    <w:qFormat/>
    <w:rsid w:val="00877F45"/>
    <w:pPr>
      <w:numPr>
        <w:ilvl w:val="3"/>
      </w:numPr>
      <w:tabs>
        <w:tab w:val="left" w:pos="1560"/>
      </w:tabs>
      <w:ind w:left="0" w:firstLine="567"/>
      <w:outlineLvl w:val="3"/>
    </w:pPr>
    <w:rPr>
      <w:iCs w:val="0"/>
    </w:rPr>
  </w:style>
  <w:style w:type="paragraph" w:styleId="5">
    <w:name w:val="heading 5"/>
    <w:basedOn w:val="a3"/>
    <w:next w:val="a3"/>
    <w:link w:val="50"/>
    <w:unhideWhenUsed/>
    <w:qFormat/>
    <w:rsid w:val="003753ED"/>
    <w:pPr>
      <w:keepNext/>
      <w:keepLines/>
      <w:numPr>
        <w:ilvl w:val="4"/>
        <w:numId w:val="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3"/>
    <w:next w:val="a3"/>
    <w:link w:val="60"/>
    <w:unhideWhenUsed/>
    <w:qFormat/>
    <w:rsid w:val="003753ED"/>
    <w:pPr>
      <w:keepNext/>
      <w:keepLines/>
      <w:numPr>
        <w:ilvl w:val="5"/>
        <w:numId w:val="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3"/>
    <w:next w:val="a3"/>
    <w:link w:val="70"/>
    <w:unhideWhenUsed/>
    <w:qFormat/>
    <w:rsid w:val="003753ED"/>
    <w:pPr>
      <w:keepNext/>
      <w:keepLines/>
      <w:numPr>
        <w:ilvl w:val="6"/>
        <w:numId w:val="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3"/>
    <w:next w:val="a3"/>
    <w:link w:val="80"/>
    <w:unhideWhenUsed/>
    <w:qFormat/>
    <w:rsid w:val="003753ED"/>
    <w:pPr>
      <w:keepNext/>
      <w:keepLines/>
      <w:numPr>
        <w:ilvl w:val="7"/>
        <w:numId w:val="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9">
    <w:name w:val="heading 9"/>
    <w:basedOn w:val="a3"/>
    <w:next w:val="a3"/>
    <w:link w:val="90"/>
    <w:unhideWhenUsed/>
    <w:qFormat/>
    <w:rsid w:val="003753ED"/>
    <w:pPr>
      <w:keepNext/>
      <w:keepLines/>
      <w:numPr>
        <w:ilvl w:val="8"/>
        <w:numId w:val="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4">
    <w:name w:val="List Paragraph"/>
    <w:basedOn w:val="a3"/>
    <w:link w:val="a8"/>
    <w:uiPriority w:val="34"/>
    <w:qFormat/>
    <w:rsid w:val="0099110B"/>
    <w:pPr>
      <w:spacing w:before="240" w:after="120"/>
      <w:jc w:val="both"/>
    </w:pPr>
    <w:rPr>
      <w:iCs/>
      <w:sz w:val="28"/>
      <w:szCs w:val="28"/>
    </w:rPr>
  </w:style>
  <w:style w:type="character" w:customStyle="1" w:styleId="13">
    <w:name w:val="Заголовок 1 Знак"/>
    <w:basedOn w:val="a5"/>
    <w:link w:val="12"/>
    <w:rsid w:val="00F51EFF"/>
    <w:rPr>
      <w:b/>
      <w:iCs/>
      <w:sz w:val="28"/>
      <w:szCs w:val="28"/>
    </w:rPr>
  </w:style>
  <w:style w:type="character" w:customStyle="1" w:styleId="21">
    <w:name w:val="Заголовок 2 Знак"/>
    <w:link w:val="20"/>
    <w:rsid w:val="00F51EFF"/>
    <w:rPr>
      <w:iCs/>
      <w:sz w:val="28"/>
      <w:szCs w:val="28"/>
    </w:rPr>
  </w:style>
  <w:style w:type="paragraph" w:styleId="a9">
    <w:name w:val="TOC Heading"/>
    <w:basedOn w:val="12"/>
    <w:next w:val="a3"/>
    <w:uiPriority w:val="39"/>
    <w:unhideWhenUsed/>
    <w:qFormat/>
    <w:rsid w:val="006872A2"/>
    <w:pPr>
      <w:keepNext/>
      <w:keepLines/>
      <w:numPr>
        <w:numId w:val="0"/>
      </w:numPr>
      <w:spacing w:before="240" w:after="0" w:line="360" w:lineRule="auto"/>
      <w:jc w:val="center"/>
      <w:outlineLvl w:val="9"/>
    </w:pPr>
    <w:rPr>
      <w:rFonts w:eastAsiaTheme="majorEastAsia" w:cstheme="majorBidi"/>
      <w:bCs/>
      <w:iCs w:val="0"/>
    </w:rPr>
  </w:style>
  <w:style w:type="character" w:customStyle="1" w:styleId="40">
    <w:name w:val="Заголовок 4 Знак"/>
    <w:basedOn w:val="a5"/>
    <w:link w:val="4"/>
    <w:uiPriority w:val="9"/>
    <w:rsid w:val="00877F45"/>
    <w:rPr>
      <w:sz w:val="28"/>
      <w:szCs w:val="28"/>
    </w:rPr>
  </w:style>
  <w:style w:type="character" w:styleId="aa">
    <w:name w:val="page number"/>
    <w:basedOn w:val="a5"/>
    <w:rsid w:val="009835A7"/>
  </w:style>
  <w:style w:type="paragraph" w:styleId="23">
    <w:name w:val="Body Text Indent 2"/>
    <w:basedOn w:val="a3"/>
    <w:rsid w:val="009835A7"/>
    <w:pPr>
      <w:ind w:firstLine="720"/>
    </w:pPr>
    <w:rPr>
      <w:spacing w:val="20"/>
      <w:sz w:val="24"/>
    </w:rPr>
  </w:style>
  <w:style w:type="paragraph" w:styleId="32">
    <w:name w:val="Body Text Indent 3"/>
    <w:aliases w:val="Основной текст с отступом 3 Знак"/>
    <w:basedOn w:val="a3"/>
    <w:link w:val="310"/>
    <w:rsid w:val="009835A7"/>
    <w:pPr>
      <w:spacing w:line="360" w:lineRule="auto"/>
      <w:ind w:firstLine="851"/>
      <w:jc w:val="both"/>
    </w:pPr>
    <w:rPr>
      <w:rFonts w:ascii="Arial" w:hAnsi="Arial"/>
      <w:sz w:val="28"/>
    </w:rPr>
  </w:style>
  <w:style w:type="character" w:customStyle="1" w:styleId="310">
    <w:name w:val="Основной текст с отступом 3 Знак1"/>
    <w:aliases w:val="Основной текст с отступом 3 Знак Знак"/>
    <w:link w:val="32"/>
    <w:semiHidden/>
    <w:rsid w:val="00860717"/>
    <w:rPr>
      <w:rFonts w:ascii="Arial" w:hAnsi="Arial"/>
      <w:sz w:val="28"/>
      <w:lang w:val="ru-RU" w:eastAsia="ru-RU" w:bidi="ar-SA"/>
    </w:rPr>
  </w:style>
  <w:style w:type="paragraph" w:customStyle="1" w:styleId="14">
    <w:name w:val="Обычный1"/>
    <w:rsid w:val="009835A7"/>
    <w:pPr>
      <w:widowControl w:val="0"/>
      <w:tabs>
        <w:tab w:val="left" w:pos="284"/>
      </w:tabs>
      <w:ind w:left="284" w:right="284" w:firstLine="567"/>
      <w:jc w:val="both"/>
    </w:pPr>
    <w:rPr>
      <w:sz w:val="24"/>
    </w:rPr>
  </w:style>
  <w:style w:type="paragraph" w:customStyle="1" w:styleId="Karta32">
    <w:name w:val="Karta32"/>
    <w:basedOn w:val="a3"/>
    <w:autoRedefine/>
    <w:rsid w:val="0040609A"/>
    <w:pPr>
      <w:spacing w:line="160" w:lineRule="atLeast"/>
      <w:ind w:left="75"/>
    </w:pPr>
    <w:rPr>
      <w:sz w:val="22"/>
      <w:szCs w:val="22"/>
    </w:rPr>
  </w:style>
  <w:style w:type="paragraph" w:styleId="ab">
    <w:name w:val="Balloon Text"/>
    <w:basedOn w:val="a3"/>
    <w:semiHidden/>
    <w:rsid w:val="009835A7"/>
    <w:rPr>
      <w:rFonts w:ascii="Tahoma" w:hAnsi="Tahoma" w:cs="Tahoma"/>
      <w:sz w:val="16"/>
      <w:szCs w:val="16"/>
    </w:rPr>
  </w:style>
  <w:style w:type="paragraph" w:customStyle="1" w:styleId="ac">
    <w:name w:val="Колонки"/>
    <w:basedOn w:val="a3"/>
    <w:rsid w:val="009835A7"/>
    <w:pPr>
      <w:tabs>
        <w:tab w:val="left" w:pos="2268"/>
      </w:tabs>
      <w:spacing w:line="360" w:lineRule="auto"/>
      <w:ind w:left="284" w:firstLine="567"/>
    </w:pPr>
    <w:rPr>
      <w:sz w:val="28"/>
    </w:rPr>
  </w:style>
  <w:style w:type="character" w:customStyle="1" w:styleId="ad">
    <w:name w:val="Документ Знак"/>
    <w:rsid w:val="009835A7"/>
    <w:rPr>
      <w:sz w:val="28"/>
      <w:szCs w:val="28"/>
      <w:lang w:val="ru-RU" w:eastAsia="ru-RU" w:bidi="ar-SA"/>
    </w:rPr>
  </w:style>
  <w:style w:type="table" w:styleId="ae">
    <w:name w:val="Table Grid"/>
    <w:basedOn w:val="a6"/>
    <w:rsid w:val="00EB67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ody Text"/>
    <w:basedOn w:val="a3"/>
    <w:link w:val="af0"/>
    <w:rsid w:val="009835A7"/>
    <w:pPr>
      <w:jc w:val="both"/>
    </w:pPr>
    <w:rPr>
      <w:sz w:val="24"/>
      <w:szCs w:val="24"/>
    </w:rPr>
  </w:style>
  <w:style w:type="character" w:customStyle="1" w:styleId="af0">
    <w:name w:val="Основной текст Знак"/>
    <w:basedOn w:val="a5"/>
    <w:link w:val="af"/>
    <w:rsid w:val="004E5687"/>
    <w:rPr>
      <w:sz w:val="24"/>
      <w:szCs w:val="24"/>
    </w:rPr>
  </w:style>
  <w:style w:type="paragraph" w:customStyle="1" w:styleId="af1">
    <w:name w:val="доки"/>
    <w:basedOn w:val="a3"/>
    <w:rsid w:val="009835A7"/>
    <w:rPr>
      <w:sz w:val="24"/>
      <w:szCs w:val="24"/>
    </w:rPr>
  </w:style>
  <w:style w:type="paragraph" w:styleId="af2">
    <w:name w:val="Body Text Indent"/>
    <w:basedOn w:val="a3"/>
    <w:link w:val="af3"/>
    <w:rsid w:val="009835A7"/>
    <w:pPr>
      <w:ind w:left="567" w:hanging="567"/>
    </w:pPr>
    <w:rPr>
      <w:sz w:val="24"/>
      <w:szCs w:val="24"/>
    </w:rPr>
  </w:style>
  <w:style w:type="character" w:customStyle="1" w:styleId="af3">
    <w:name w:val="Основной текст с отступом Знак"/>
    <w:basedOn w:val="a5"/>
    <w:link w:val="af2"/>
    <w:rsid w:val="004E5687"/>
    <w:rPr>
      <w:sz w:val="24"/>
      <w:szCs w:val="24"/>
    </w:rPr>
  </w:style>
  <w:style w:type="paragraph" w:customStyle="1" w:styleId="-0">
    <w:name w:val="ТТ-основной текст"/>
    <w:basedOn w:val="a3"/>
    <w:rsid w:val="00860717"/>
    <w:pPr>
      <w:spacing w:line="360" w:lineRule="auto"/>
      <w:ind w:firstLine="709"/>
    </w:pPr>
    <w:rPr>
      <w:rFonts w:ascii="Arial" w:hAnsi="Arial" w:cs="Arial"/>
      <w:sz w:val="28"/>
      <w:szCs w:val="28"/>
    </w:rPr>
  </w:style>
  <w:style w:type="paragraph" w:customStyle="1" w:styleId="15">
    <w:name w:val="Без интервала1"/>
    <w:rsid w:val="004D10ED"/>
  </w:style>
  <w:style w:type="paragraph" w:styleId="af4">
    <w:name w:val="Document Map"/>
    <w:basedOn w:val="a3"/>
    <w:semiHidden/>
    <w:rsid w:val="002C73CE"/>
    <w:pPr>
      <w:shd w:val="clear" w:color="auto" w:fill="000080"/>
    </w:pPr>
    <w:rPr>
      <w:rFonts w:ascii="Tahoma" w:hAnsi="Tahoma" w:cs="Tahoma"/>
    </w:rPr>
  </w:style>
  <w:style w:type="paragraph" w:customStyle="1" w:styleId="GOSTtypeB">
    <w:name w:val="Обычный + GOST type B"/>
    <w:aliases w:val="14 пт,курсив,По ширине,Слева:  0,51 см,Первая стро..."/>
    <w:basedOn w:val="a3"/>
    <w:rsid w:val="00B91832"/>
  </w:style>
  <w:style w:type="character" w:styleId="af5">
    <w:name w:val="annotation reference"/>
    <w:basedOn w:val="a5"/>
    <w:uiPriority w:val="99"/>
    <w:semiHidden/>
    <w:unhideWhenUsed/>
    <w:rsid w:val="00275E3C"/>
    <w:rPr>
      <w:sz w:val="16"/>
      <w:szCs w:val="16"/>
    </w:rPr>
  </w:style>
  <w:style w:type="paragraph" w:styleId="af6">
    <w:name w:val="annotation text"/>
    <w:basedOn w:val="a3"/>
    <w:link w:val="af7"/>
    <w:uiPriority w:val="99"/>
    <w:semiHidden/>
    <w:unhideWhenUsed/>
    <w:rsid w:val="00275E3C"/>
  </w:style>
  <w:style w:type="character" w:customStyle="1" w:styleId="af7">
    <w:name w:val="Текст примечания Знак"/>
    <w:basedOn w:val="a5"/>
    <w:link w:val="af6"/>
    <w:uiPriority w:val="99"/>
    <w:semiHidden/>
    <w:rsid w:val="00275E3C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275E3C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275E3C"/>
    <w:rPr>
      <w:b/>
      <w:bCs/>
    </w:rPr>
  </w:style>
  <w:style w:type="paragraph" w:customStyle="1" w:styleId="-">
    <w:name w:val="перечень &quot;-&quot;"/>
    <w:basedOn w:val="afa"/>
    <w:qFormat/>
    <w:rsid w:val="00F51EFF"/>
    <w:pPr>
      <w:numPr>
        <w:numId w:val="1"/>
      </w:numPr>
      <w:tabs>
        <w:tab w:val="left" w:pos="1361"/>
      </w:tabs>
      <w:spacing w:after="120"/>
      <w:ind w:left="142" w:firstLine="709"/>
      <w:contextualSpacing/>
    </w:pPr>
  </w:style>
  <w:style w:type="paragraph" w:customStyle="1" w:styleId="afa">
    <w:name w:val="Текст документа"/>
    <w:basedOn w:val="a3"/>
    <w:qFormat/>
    <w:rsid w:val="00F51EFF"/>
    <w:pPr>
      <w:spacing w:line="360" w:lineRule="auto"/>
      <w:ind w:firstLine="1361"/>
      <w:jc w:val="both"/>
    </w:pPr>
    <w:rPr>
      <w:sz w:val="28"/>
    </w:rPr>
  </w:style>
  <w:style w:type="paragraph" w:customStyle="1" w:styleId="afb">
    <w:name w:val="Рисунок"/>
    <w:basedOn w:val="a4"/>
    <w:link w:val="afc"/>
    <w:qFormat/>
    <w:rsid w:val="00410819"/>
    <w:pPr>
      <w:spacing w:before="120"/>
      <w:ind w:left="142"/>
      <w:jc w:val="center"/>
    </w:pPr>
  </w:style>
  <w:style w:type="paragraph" w:customStyle="1" w:styleId="afd">
    <w:name w:val="Рисунок. Название"/>
    <w:basedOn w:val="a4"/>
    <w:qFormat/>
    <w:rsid w:val="00535CC1"/>
    <w:pPr>
      <w:spacing w:before="120" w:after="240"/>
      <w:ind w:left="567" w:right="539"/>
      <w:jc w:val="center"/>
    </w:pPr>
    <w:rPr>
      <w:rFonts w:cs="Arial"/>
    </w:rPr>
  </w:style>
  <w:style w:type="paragraph" w:customStyle="1" w:styleId="a2">
    <w:name w:val="Перечень &quot;нумерованный&quot;"/>
    <w:basedOn w:val="afa"/>
    <w:autoRedefine/>
    <w:qFormat/>
    <w:rsid w:val="00AE0F6D"/>
    <w:pPr>
      <w:numPr>
        <w:numId w:val="2"/>
      </w:numPr>
      <w:suppressLineNumbers/>
      <w:tabs>
        <w:tab w:val="left" w:pos="1361"/>
        <w:tab w:val="left" w:pos="1418"/>
      </w:tabs>
    </w:pPr>
  </w:style>
  <w:style w:type="paragraph" w:customStyle="1" w:styleId="16">
    <w:name w:val="Стиль1"/>
    <w:basedOn w:val="a3"/>
    <w:rsid w:val="0040609A"/>
    <w:pPr>
      <w:tabs>
        <w:tab w:val="num" w:pos="2342"/>
      </w:tabs>
      <w:ind w:left="2340" w:hanging="360"/>
    </w:pPr>
    <w:rPr>
      <w:rFonts w:ascii="GOST type B" w:hAnsi="GOST type B"/>
      <w:iCs/>
      <w:sz w:val="28"/>
      <w:szCs w:val="28"/>
    </w:rPr>
  </w:style>
  <w:style w:type="character" w:styleId="afe">
    <w:name w:val="Placeholder Text"/>
    <w:basedOn w:val="a5"/>
    <w:uiPriority w:val="99"/>
    <w:semiHidden/>
    <w:rsid w:val="009B3AB1"/>
    <w:rPr>
      <w:color w:val="808080"/>
    </w:rPr>
  </w:style>
  <w:style w:type="paragraph" w:styleId="aff">
    <w:name w:val="caption"/>
    <w:basedOn w:val="a3"/>
    <w:next w:val="a3"/>
    <w:uiPriority w:val="35"/>
    <w:unhideWhenUsed/>
    <w:qFormat/>
    <w:rsid w:val="000E5643"/>
    <w:pPr>
      <w:spacing w:after="200"/>
    </w:pPr>
    <w:rPr>
      <w:b/>
      <w:bCs/>
      <w:color w:val="4F81BD" w:themeColor="accent1"/>
      <w:sz w:val="18"/>
      <w:szCs w:val="18"/>
    </w:rPr>
  </w:style>
  <w:style w:type="paragraph" w:styleId="aff0">
    <w:name w:val="table of figures"/>
    <w:basedOn w:val="a3"/>
    <w:next w:val="a3"/>
    <w:uiPriority w:val="99"/>
    <w:unhideWhenUsed/>
    <w:rsid w:val="00C231A8"/>
  </w:style>
  <w:style w:type="character" w:styleId="aff1">
    <w:name w:val="Hyperlink"/>
    <w:basedOn w:val="a5"/>
    <w:uiPriority w:val="99"/>
    <w:unhideWhenUsed/>
    <w:rsid w:val="00C231A8"/>
    <w:rPr>
      <w:color w:val="0000FF" w:themeColor="hyperlink"/>
      <w:u w:val="single"/>
    </w:rPr>
  </w:style>
  <w:style w:type="paragraph" w:customStyle="1" w:styleId="aff2">
    <w:name w:val="Название документа"/>
    <w:basedOn w:val="a3"/>
    <w:rsid w:val="00877F45"/>
    <w:pPr>
      <w:ind w:firstLine="567"/>
      <w:jc w:val="center"/>
    </w:pPr>
    <w:rPr>
      <w:iCs/>
      <w:sz w:val="28"/>
      <w:szCs w:val="28"/>
    </w:rPr>
  </w:style>
  <w:style w:type="paragraph" w:styleId="17">
    <w:name w:val="toc 1"/>
    <w:basedOn w:val="a3"/>
    <w:next w:val="a3"/>
    <w:autoRedefine/>
    <w:uiPriority w:val="39"/>
    <w:unhideWhenUsed/>
    <w:rsid w:val="0051097C"/>
    <w:pPr>
      <w:tabs>
        <w:tab w:val="left" w:pos="851"/>
        <w:tab w:val="left" w:pos="1418"/>
        <w:tab w:val="right" w:leader="dot" w:pos="10065"/>
      </w:tabs>
      <w:spacing w:after="100"/>
      <w:ind w:left="425" w:right="-28"/>
    </w:pPr>
    <w:rPr>
      <w:rFonts w:eastAsiaTheme="minorEastAsia"/>
      <w:noProof/>
      <w:sz w:val="28"/>
    </w:rPr>
  </w:style>
  <w:style w:type="character" w:customStyle="1" w:styleId="a8">
    <w:name w:val="Абзац списка Знак"/>
    <w:basedOn w:val="a5"/>
    <w:link w:val="a4"/>
    <w:uiPriority w:val="34"/>
    <w:rsid w:val="0099110B"/>
    <w:rPr>
      <w:iCs/>
      <w:sz w:val="28"/>
      <w:szCs w:val="28"/>
    </w:rPr>
  </w:style>
  <w:style w:type="character" w:customStyle="1" w:styleId="30">
    <w:name w:val="Заголовок 3 Знак"/>
    <w:basedOn w:val="a8"/>
    <w:link w:val="3"/>
    <w:rsid w:val="00F51EFF"/>
    <w:rPr>
      <w:iCs/>
      <w:sz w:val="28"/>
      <w:szCs w:val="28"/>
    </w:rPr>
  </w:style>
  <w:style w:type="paragraph" w:customStyle="1" w:styleId="a1">
    <w:name w:val="Перечень &quot;номер&quot;"/>
    <w:basedOn w:val="afa"/>
    <w:rsid w:val="00835CDD"/>
    <w:pPr>
      <w:numPr>
        <w:numId w:val="3"/>
      </w:numPr>
    </w:pPr>
  </w:style>
  <w:style w:type="character" w:customStyle="1" w:styleId="50">
    <w:name w:val="Заголовок 5 Знак"/>
    <w:basedOn w:val="a5"/>
    <w:link w:val="5"/>
    <w:uiPriority w:val="9"/>
    <w:semiHidden/>
    <w:rsid w:val="003753E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5"/>
    <w:link w:val="6"/>
    <w:uiPriority w:val="9"/>
    <w:semiHidden/>
    <w:rsid w:val="003753E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5"/>
    <w:link w:val="7"/>
    <w:uiPriority w:val="9"/>
    <w:semiHidden/>
    <w:rsid w:val="003753E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5"/>
    <w:link w:val="8"/>
    <w:uiPriority w:val="9"/>
    <w:semiHidden/>
    <w:rsid w:val="003753ED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5"/>
    <w:link w:val="9"/>
    <w:uiPriority w:val="9"/>
    <w:semiHidden/>
    <w:rsid w:val="003753E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24">
    <w:name w:val="toc 2"/>
    <w:basedOn w:val="a3"/>
    <w:next w:val="a3"/>
    <w:autoRedefine/>
    <w:uiPriority w:val="39"/>
    <w:unhideWhenUsed/>
    <w:rsid w:val="0051097C"/>
    <w:pPr>
      <w:tabs>
        <w:tab w:val="left" w:pos="1560"/>
        <w:tab w:val="right" w:leader="dot" w:pos="10064"/>
      </w:tabs>
      <w:spacing w:after="80"/>
      <w:ind w:left="992"/>
    </w:pPr>
    <w:rPr>
      <w:noProof/>
      <w:sz w:val="28"/>
    </w:rPr>
  </w:style>
  <w:style w:type="paragraph" w:styleId="33">
    <w:name w:val="toc 3"/>
    <w:basedOn w:val="a3"/>
    <w:next w:val="a3"/>
    <w:autoRedefine/>
    <w:uiPriority w:val="39"/>
    <w:unhideWhenUsed/>
    <w:rsid w:val="0065597A"/>
    <w:pPr>
      <w:spacing w:after="100"/>
      <w:ind w:left="400"/>
    </w:pPr>
  </w:style>
  <w:style w:type="paragraph" w:styleId="41">
    <w:name w:val="toc 4"/>
    <w:basedOn w:val="a3"/>
    <w:next w:val="a3"/>
    <w:autoRedefine/>
    <w:uiPriority w:val="39"/>
    <w:unhideWhenUsed/>
    <w:rsid w:val="0065597A"/>
    <w:pPr>
      <w:spacing w:after="100"/>
      <w:ind w:left="600"/>
    </w:pPr>
  </w:style>
  <w:style w:type="paragraph" w:styleId="51">
    <w:name w:val="toc 5"/>
    <w:basedOn w:val="a3"/>
    <w:next w:val="a3"/>
    <w:autoRedefine/>
    <w:uiPriority w:val="39"/>
    <w:unhideWhenUsed/>
    <w:rsid w:val="0065597A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3"/>
    <w:next w:val="a3"/>
    <w:autoRedefine/>
    <w:uiPriority w:val="39"/>
    <w:unhideWhenUsed/>
    <w:rsid w:val="0065597A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3"/>
    <w:next w:val="a3"/>
    <w:autoRedefine/>
    <w:uiPriority w:val="39"/>
    <w:unhideWhenUsed/>
    <w:rsid w:val="0065597A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3"/>
    <w:next w:val="a3"/>
    <w:autoRedefine/>
    <w:uiPriority w:val="39"/>
    <w:unhideWhenUsed/>
    <w:rsid w:val="0065597A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3"/>
    <w:next w:val="a3"/>
    <w:autoRedefine/>
    <w:uiPriority w:val="39"/>
    <w:unhideWhenUsed/>
    <w:rsid w:val="0065597A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3">
    <w:name w:val="header"/>
    <w:basedOn w:val="a3"/>
    <w:link w:val="aff4"/>
    <w:unhideWhenUsed/>
    <w:rsid w:val="00ED790D"/>
    <w:pPr>
      <w:tabs>
        <w:tab w:val="center" w:pos="4677"/>
        <w:tab w:val="right" w:pos="9355"/>
      </w:tabs>
    </w:pPr>
  </w:style>
  <w:style w:type="character" w:customStyle="1" w:styleId="aff4">
    <w:name w:val="Верхний колонтитул Знак"/>
    <w:basedOn w:val="a5"/>
    <w:link w:val="aff3"/>
    <w:uiPriority w:val="99"/>
    <w:rsid w:val="00ED790D"/>
  </w:style>
  <w:style w:type="paragraph" w:styleId="aff5">
    <w:name w:val="footer"/>
    <w:basedOn w:val="a3"/>
    <w:link w:val="aff6"/>
    <w:uiPriority w:val="99"/>
    <w:unhideWhenUsed/>
    <w:rsid w:val="00ED790D"/>
    <w:pPr>
      <w:tabs>
        <w:tab w:val="center" w:pos="4677"/>
        <w:tab w:val="right" w:pos="9355"/>
      </w:tabs>
    </w:pPr>
  </w:style>
  <w:style w:type="character" w:customStyle="1" w:styleId="aff6">
    <w:name w:val="Нижний колонтитул Знак"/>
    <w:basedOn w:val="a5"/>
    <w:link w:val="aff5"/>
    <w:uiPriority w:val="99"/>
    <w:rsid w:val="00ED790D"/>
  </w:style>
  <w:style w:type="paragraph" w:customStyle="1" w:styleId="aff7">
    <w:name w:val="Нижний ко"/>
    <w:basedOn w:val="a3"/>
    <w:rsid w:val="00BA22DA"/>
    <w:pPr>
      <w:widowControl w:val="0"/>
      <w:tabs>
        <w:tab w:val="center" w:pos="4320"/>
        <w:tab w:val="right" w:pos="8640"/>
      </w:tabs>
    </w:pPr>
    <w:rPr>
      <w:lang w:val="en-US"/>
    </w:rPr>
  </w:style>
  <w:style w:type="paragraph" w:customStyle="1" w:styleId="aff8">
    <w:name w:val="Заголовки таблицы"/>
    <w:basedOn w:val="a3"/>
    <w:rsid w:val="0099110B"/>
    <w:pPr>
      <w:jc w:val="both"/>
    </w:pPr>
    <w:rPr>
      <w:iCs/>
      <w:sz w:val="24"/>
    </w:rPr>
  </w:style>
  <w:style w:type="paragraph" w:customStyle="1" w:styleId="1-2">
    <w:name w:val="Форма 1-2"/>
    <w:basedOn w:val="a3"/>
    <w:rsid w:val="0099110B"/>
    <w:pPr>
      <w:ind w:left="454"/>
      <w:jc w:val="both"/>
    </w:pPr>
    <w:rPr>
      <w:iCs/>
      <w:sz w:val="22"/>
    </w:rPr>
  </w:style>
  <w:style w:type="character" w:customStyle="1" w:styleId="aff9">
    <w:name w:val="Текст УТВЕЖДАЮ"/>
    <w:basedOn w:val="a5"/>
    <w:rsid w:val="0099110B"/>
    <w:rPr>
      <w:rFonts w:ascii="Times New Roman" w:hAnsi="Times New Roman"/>
      <w:i w:val="0"/>
      <w:iCs/>
      <w:sz w:val="28"/>
    </w:rPr>
  </w:style>
  <w:style w:type="paragraph" w:customStyle="1" w:styleId="Arial">
    <w:name w:val="Стиль Перечень &quot;нумерованный&quot; + Arial"/>
    <w:basedOn w:val="a2"/>
    <w:rsid w:val="003E4EE1"/>
    <w:rPr>
      <w:iCs/>
    </w:rPr>
  </w:style>
  <w:style w:type="paragraph" w:customStyle="1" w:styleId="GOSTtypeB14127">
    <w:name w:val="Стиль GOST type B 14 пт курсив По ширине Первая строка:  1.27 см"/>
    <w:basedOn w:val="a3"/>
    <w:rsid w:val="0099110B"/>
    <w:pPr>
      <w:ind w:firstLine="720"/>
      <w:jc w:val="both"/>
    </w:pPr>
    <w:rPr>
      <w:iCs/>
      <w:sz w:val="28"/>
    </w:rPr>
  </w:style>
  <w:style w:type="paragraph" w:customStyle="1" w:styleId="GOSTtypeB14">
    <w:name w:val="Стиль GOST type B 14 пт курсив По ширине"/>
    <w:basedOn w:val="a3"/>
    <w:rsid w:val="0099110B"/>
    <w:pPr>
      <w:jc w:val="both"/>
    </w:pPr>
    <w:rPr>
      <w:iCs/>
      <w:sz w:val="28"/>
    </w:rPr>
  </w:style>
  <w:style w:type="paragraph" w:styleId="affa">
    <w:name w:val="Plain Text"/>
    <w:basedOn w:val="a3"/>
    <w:link w:val="affb"/>
    <w:unhideWhenUsed/>
    <w:rsid w:val="00877F45"/>
    <w:rPr>
      <w:rFonts w:ascii="Consolas" w:hAnsi="Consolas"/>
      <w:sz w:val="21"/>
      <w:szCs w:val="21"/>
    </w:rPr>
  </w:style>
  <w:style w:type="character" w:customStyle="1" w:styleId="affb">
    <w:name w:val="Текст Знак"/>
    <w:basedOn w:val="a5"/>
    <w:link w:val="affa"/>
    <w:uiPriority w:val="99"/>
    <w:semiHidden/>
    <w:rsid w:val="00877F45"/>
    <w:rPr>
      <w:rFonts w:ascii="Consolas" w:hAnsi="Consolas"/>
      <w:sz w:val="21"/>
      <w:szCs w:val="21"/>
    </w:rPr>
  </w:style>
  <w:style w:type="paragraph" w:customStyle="1" w:styleId="affc">
    <w:name w:val="Таблица. Текст"/>
    <w:basedOn w:val="afa"/>
    <w:rsid w:val="000C7395"/>
    <w:pPr>
      <w:spacing w:line="276" w:lineRule="auto"/>
      <w:ind w:left="51" w:firstLine="0"/>
    </w:pPr>
  </w:style>
  <w:style w:type="paragraph" w:customStyle="1" w:styleId="affd">
    <w:name w:val="Таблица. Заголовок"/>
    <w:basedOn w:val="a3"/>
    <w:rsid w:val="00F144E4"/>
    <w:pPr>
      <w:jc w:val="center"/>
    </w:pPr>
    <w:rPr>
      <w:sz w:val="28"/>
      <w:szCs w:val="28"/>
    </w:rPr>
  </w:style>
  <w:style w:type="paragraph" w:customStyle="1" w:styleId="affe">
    <w:name w:val="Таблица. Номер"/>
    <w:basedOn w:val="affc"/>
    <w:rsid w:val="00821D4B"/>
    <w:pPr>
      <w:jc w:val="center"/>
    </w:pPr>
  </w:style>
  <w:style w:type="paragraph" w:customStyle="1" w:styleId="afff">
    <w:name w:val="Таблица. Название"/>
    <w:basedOn w:val="afa"/>
    <w:rsid w:val="00AE0F6D"/>
    <w:pPr>
      <w:ind w:left="284" w:firstLine="0"/>
      <w:jc w:val="left"/>
    </w:pPr>
  </w:style>
  <w:style w:type="paragraph" w:customStyle="1" w:styleId="25">
    <w:name w:val="Обычный2"/>
    <w:rsid w:val="00050D8E"/>
    <w:rPr>
      <w:snapToGrid w:val="0"/>
    </w:rPr>
  </w:style>
  <w:style w:type="paragraph" w:customStyle="1" w:styleId="afff0">
    <w:name w:val="Подстрока"/>
    <w:basedOn w:val="a3"/>
    <w:rsid w:val="0083687F"/>
  </w:style>
  <w:style w:type="paragraph" w:customStyle="1" w:styleId="34">
    <w:name w:val="Обычный3"/>
    <w:rsid w:val="00432BEE"/>
    <w:rPr>
      <w:snapToGrid w:val="0"/>
    </w:rPr>
  </w:style>
  <w:style w:type="paragraph" w:customStyle="1" w:styleId="afff1">
    <w:name w:val="Таблица. Содержание. Центр"/>
    <w:basedOn w:val="a3"/>
    <w:rsid w:val="00B819F8"/>
    <w:rPr>
      <w:snapToGrid w:val="0"/>
      <w:sz w:val="24"/>
    </w:rPr>
  </w:style>
  <w:style w:type="paragraph" w:styleId="afff2">
    <w:name w:val="List Number"/>
    <w:basedOn w:val="a3"/>
    <w:autoRedefine/>
    <w:rsid w:val="00B819F8"/>
    <w:pPr>
      <w:tabs>
        <w:tab w:val="num" w:pos="1069"/>
      </w:tabs>
      <w:spacing w:after="120" w:line="360" w:lineRule="auto"/>
      <w:ind w:left="1069" w:hanging="360"/>
      <w:contextualSpacing/>
      <w:jc w:val="both"/>
    </w:pPr>
    <w:rPr>
      <w:sz w:val="24"/>
      <w:szCs w:val="24"/>
    </w:rPr>
  </w:style>
  <w:style w:type="paragraph" w:customStyle="1" w:styleId="afff3">
    <w:name w:val="Обозначение"/>
    <w:basedOn w:val="a3"/>
    <w:qFormat/>
    <w:rsid w:val="00836FA2"/>
    <w:pPr>
      <w:spacing w:line="360" w:lineRule="auto"/>
      <w:jc w:val="center"/>
    </w:pPr>
    <w:rPr>
      <w:iCs/>
      <w:snapToGrid w:val="0"/>
      <w:sz w:val="32"/>
    </w:rPr>
  </w:style>
  <w:style w:type="character" w:customStyle="1" w:styleId="fontstyle01">
    <w:name w:val="fontstyle01"/>
    <w:basedOn w:val="a5"/>
    <w:rsid w:val="00B95773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fff4">
    <w:name w:val="List Bullet"/>
    <w:basedOn w:val="a3"/>
    <w:autoRedefine/>
    <w:rsid w:val="00B062B4"/>
    <w:pPr>
      <w:tabs>
        <w:tab w:val="left" w:pos="284"/>
        <w:tab w:val="num" w:pos="766"/>
      </w:tabs>
      <w:spacing w:after="120" w:line="360" w:lineRule="auto"/>
      <w:ind w:left="-141" w:firstLine="709"/>
      <w:contextualSpacing/>
    </w:pPr>
    <w:rPr>
      <w:sz w:val="24"/>
      <w:szCs w:val="24"/>
    </w:rPr>
  </w:style>
  <w:style w:type="paragraph" w:customStyle="1" w:styleId="afff5">
    <w:name w:val="Раздел_без_№"/>
    <w:next w:val="a3"/>
    <w:link w:val="afff6"/>
    <w:rsid w:val="00B062B4"/>
    <w:pPr>
      <w:pageBreakBefore/>
      <w:spacing w:after="240"/>
      <w:jc w:val="center"/>
    </w:pPr>
    <w:rPr>
      <w:b/>
      <w:caps/>
      <w:kern w:val="32"/>
      <w:sz w:val="24"/>
      <w:szCs w:val="32"/>
    </w:rPr>
  </w:style>
  <w:style w:type="character" w:customStyle="1" w:styleId="afff6">
    <w:name w:val="Раздел_без_№ Знак"/>
    <w:basedOn w:val="a5"/>
    <w:link w:val="afff5"/>
    <w:rsid w:val="00B062B4"/>
    <w:rPr>
      <w:b/>
      <w:caps/>
      <w:kern w:val="32"/>
      <w:sz w:val="24"/>
      <w:szCs w:val="32"/>
    </w:rPr>
  </w:style>
  <w:style w:type="paragraph" w:customStyle="1" w:styleId="1">
    <w:name w:val="Нумерованный список 1"/>
    <w:basedOn w:val="afff7"/>
    <w:autoRedefine/>
    <w:qFormat/>
    <w:rsid w:val="00B062B4"/>
    <w:pPr>
      <w:widowControl w:val="0"/>
      <w:numPr>
        <w:numId w:val="6"/>
      </w:numPr>
      <w:suppressAutoHyphens/>
      <w:spacing w:line="360" w:lineRule="auto"/>
      <w:ind w:left="432" w:hanging="432"/>
      <w:contextualSpacing w:val="0"/>
      <w:jc w:val="both"/>
    </w:pPr>
    <w:rPr>
      <w:rFonts w:eastAsia="Lucida Sans Unicode" w:cs="Tahoma"/>
      <w:kern w:val="1"/>
      <w:sz w:val="24"/>
      <w:szCs w:val="24"/>
    </w:rPr>
  </w:style>
  <w:style w:type="paragraph" w:styleId="afff7">
    <w:name w:val="List"/>
    <w:basedOn w:val="a3"/>
    <w:uiPriority w:val="99"/>
    <w:semiHidden/>
    <w:unhideWhenUsed/>
    <w:rsid w:val="00B062B4"/>
    <w:pPr>
      <w:ind w:left="283" w:hanging="283"/>
      <w:contextualSpacing/>
    </w:pPr>
  </w:style>
  <w:style w:type="paragraph" w:customStyle="1" w:styleId="afff8">
    <w:name w:val="список дефис"/>
    <w:basedOn w:val="a3"/>
    <w:rsid w:val="001B2FAA"/>
    <w:pPr>
      <w:keepLines/>
      <w:spacing w:line="360" w:lineRule="auto"/>
      <w:ind w:firstLine="567"/>
      <w:jc w:val="both"/>
    </w:pPr>
    <w:rPr>
      <w:snapToGrid w:val="0"/>
      <w:sz w:val="24"/>
    </w:rPr>
  </w:style>
  <w:style w:type="paragraph" w:customStyle="1" w:styleId="a0">
    <w:name w:val="перечисление Знак"/>
    <w:basedOn w:val="a3"/>
    <w:link w:val="afff9"/>
    <w:rsid w:val="00DD7B6E"/>
    <w:pPr>
      <w:keepLines/>
      <w:numPr>
        <w:numId w:val="7"/>
      </w:numPr>
      <w:tabs>
        <w:tab w:val="left" w:pos="1474"/>
      </w:tabs>
      <w:spacing w:line="360" w:lineRule="auto"/>
      <w:jc w:val="both"/>
    </w:pPr>
    <w:rPr>
      <w:snapToGrid w:val="0"/>
      <w:sz w:val="24"/>
      <w:szCs w:val="24"/>
      <w:lang w:val="x-none" w:eastAsia="x-none"/>
    </w:rPr>
  </w:style>
  <w:style w:type="character" w:customStyle="1" w:styleId="afff9">
    <w:name w:val="перечисление Знак Знак"/>
    <w:link w:val="a0"/>
    <w:rsid w:val="00DD7B6E"/>
    <w:rPr>
      <w:snapToGrid w:val="0"/>
      <w:sz w:val="24"/>
      <w:szCs w:val="24"/>
      <w:lang w:val="x-none" w:eastAsia="x-none"/>
    </w:rPr>
  </w:style>
  <w:style w:type="paragraph" w:customStyle="1" w:styleId="TimesNewRoman">
    <w:name w:val="Стиль Таблица. Лево + Times New Roman"/>
    <w:basedOn w:val="a3"/>
    <w:rsid w:val="00662634"/>
    <w:pPr>
      <w:jc w:val="center"/>
    </w:pPr>
    <w:rPr>
      <w:snapToGrid w:val="0"/>
      <w:sz w:val="24"/>
    </w:rPr>
  </w:style>
  <w:style w:type="paragraph" w:customStyle="1" w:styleId="a">
    <w:name w:val="список дефис Знак"/>
    <w:basedOn w:val="a3"/>
    <w:link w:val="afffa"/>
    <w:rsid w:val="00B84E9C"/>
    <w:pPr>
      <w:keepLines/>
      <w:numPr>
        <w:numId w:val="8"/>
      </w:numPr>
      <w:spacing w:line="360" w:lineRule="auto"/>
      <w:jc w:val="both"/>
    </w:pPr>
    <w:rPr>
      <w:snapToGrid w:val="0"/>
      <w:sz w:val="24"/>
      <w:szCs w:val="24"/>
      <w:lang w:val="x-none" w:eastAsia="x-none"/>
    </w:rPr>
  </w:style>
  <w:style w:type="character" w:customStyle="1" w:styleId="afffa">
    <w:name w:val="список дефис Знак Знак"/>
    <w:link w:val="a"/>
    <w:rsid w:val="00B84E9C"/>
    <w:rPr>
      <w:snapToGrid w:val="0"/>
      <w:sz w:val="24"/>
      <w:szCs w:val="24"/>
      <w:lang w:val="x-none" w:eastAsia="x-none"/>
    </w:rPr>
  </w:style>
  <w:style w:type="paragraph" w:customStyle="1" w:styleId="afffb">
    <w:name w:val="содержание таблицы"/>
    <w:basedOn w:val="a3"/>
    <w:rsid w:val="00B06E6F"/>
    <w:pPr>
      <w:spacing w:before="60" w:after="60" w:line="360" w:lineRule="auto"/>
      <w:jc w:val="center"/>
    </w:pPr>
    <w:rPr>
      <w:snapToGrid w:val="0"/>
      <w:color w:val="003366"/>
      <w:sz w:val="24"/>
    </w:rPr>
  </w:style>
  <w:style w:type="paragraph" w:customStyle="1" w:styleId="afffc">
    <w:name w:val="содержание таблицы (левое)"/>
    <w:basedOn w:val="afffb"/>
    <w:rsid w:val="00B06E6F"/>
    <w:pPr>
      <w:jc w:val="left"/>
    </w:pPr>
    <w:rPr>
      <w:color w:val="333399"/>
    </w:rPr>
  </w:style>
  <w:style w:type="paragraph" w:styleId="35">
    <w:name w:val="Body Text 3"/>
    <w:basedOn w:val="a3"/>
    <w:link w:val="36"/>
    <w:uiPriority w:val="99"/>
    <w:semiHidden/>
    <w:unhideWhenUsed/>
    <w:rsid w:val="001A1521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5"/>
    <w:link w:val="35"/>
    <w:uiPriority w:val="99"/>
    <w:semiHidden/>
    <w:rsid w:val="001A1521"/>
    <w:rPr>
      <w:sz w:val="16"/>
      <w:szCs w:val="16"/>
    </w:rPr>
  </w:style>
  <w:style w:type="paragraph" w:styleId="26">
    <w:name w:val="Body Text 2"/>
    <w:basedOn w:val="a3"/>
    <w:link w:val="27"/>
    <w:uiPriority w:val="99"/>
    <w:semiHidden/>
    <w:unhideWhenUsed/>
    <w:rsid w:val="001A1521"/>
    <w:pPr>
      <w:spacing w:after="120" w:line="480" w:lineRule="auto"/>
    </w:pPr>
  </w:style>
  <w:style w:type="character" w:customStyle="1" w:styleId="27">
    <w:name w:val="Основной текст 2 Знак"/>
    <w:basedOn w:val="a5"/>
    <w:link w:val="26"/>
    <w:uiPriority w:val="99"/>
    <w:semiHidden/>
    <w:rsid w:val="001A1521"/>
  </w:style>
  <w:style w:type="paragraph" w:customStyle="1" w:styleId="Body">
    <w:name w:val="Body"/>
    <w:basedOn w:val="af2"/>
    <w:link w:val="BodyChar"/>
    <w:qFormat/>
    <w:rsid w:val="00462BD3"/>
    <w:pPr>
      <w:spacing w:before="120"/>
      <w:ind w:left="0" w:firstLine="709"/>
      <w:jc w:val="both"/>
    </w:pPr>
    <w:rPr>
      <w:rFonts w:ascii="Arial" w:hAnsi="Arial" w:cs="Arial"/>
    </w:rPr>
  </w:style>
  <w:style w:type="character" w:customStyle="1" w:styleId="BodyChar">
    <w:name w:val="Body Char"/>
    <w:basedOn w:val="af3"/>
    <w:link w:val="Body"/>
    <w:rsid w:val="00462BD3"/>
    <w:rPr>
      <w:rFonts w:ascii="Arial" w:hAnsi="Arial" w:cs="Arial"/>
      <w:sz w:val="24"/>
      <w:szCs w:val="24"/>
    </w:rPr>
  </w:style>
  <w:style w:type="paragraph" w:customStyle="1" w:styleId="Bodybulleted">
    <w:name w:val="Body bulleted"/>
    <w:basedOn w:val="af2"/>
    <w:link w:val="BodybulletedChar"/>
    <w:qFormat/>
    <w:rsid w:val="0026023B"/>
    <w:pPr>
      <w:numPr>
        <w:numId w:val="11"/>
      </w:numPr>
      <w:tabs>
        <w:tab w:val="left" w:pos="1134"/>
      </w:tabs>
      <w:spacing w:before="60"/>
      <w:ind w:left="0" w:firstLine="709"/>
      <w:jc w:val="both"/>
    </w:pPr>
    <w:rPr>
      <w:rFonts w:ascii="Arial" w:hAnsi="Arial" w:cs="Arial"/>
    </w:rPr>
  </w:style>
  <w:style w:type="character" w:customStyle="1" w:styleId="BodybulletedChar">
    <w:name w:val="Body bulleted Char"/>
    <w:link w:val="Bodybulleted"/>
    <w:rsid w:val="0026023B"/>
    <w:rPr>
      <w:rFonts w:ascii="Arial" w:hAnsi="Arial" w:cs="Arial"/>
      <w:sz w:val="24"/>
      <w:szCs w:val="24"/>
    </w:rPr>
  </w:style>
  <w:style w:type="paragraph" w:customStyle="1" w:styleId="Bodynumbered">
    <w:name w:val="Body numbered"/>
    <w:basedOn w:val="a3"/>
    <w:rsid w:val="0026023B"/>
    <w:pPr>
      <w:numPr>
        <w:numId w:val="10"/>
      </w:numPr>
    </w:pPr>
  </w:style>
  <w:style w:type="paragraph" w:customStyle="1" w:styleId="Bodynombered">
    <w:name w:val="Body nombered"/>
    <w:basedOn w:val="af2"/>
    <w:link w:val="BodynomberedChar"/>
    <w:qFormat/>
    <w:rsid w:val="007E1EE3"/>
    <w:pPr>
      <w:numPr>
        <w:numId w:val="14"/>
      </w:numPr>
      <w:tabs>
        <w:tab w:val="left" w:pos="1276"/>
      </w:tabs>
      <w:spacing w:before="60"/>
      <w:jc w:val="both"/>
    </w:pPr>
    <w:rPr>
      <w:rFonts w:ascii="Arial" w:hAnsi="Arial" w:cs="Arial"/>
    </w:rPr>
  </w:style>
  <w:style w:type="character" w:customStyle="1" w:styleId="BodynomberedChar">
    <w:name w:val="Body nombered Char"/>
    <w:basedOn w:val="af3"/>
    <w:link w:val="Bodynombered"/>
    <w:rsid w:val="007E1EE3"/>
    <w:rPr>
      <w:rFonts w:ascii="Arial" w:hAnsi="Arial" w:cs="Arial"/>
      <w:sz w:val="24"/>
      <w:szCs w:val="24"/>
    </w:rPr>
  </w:style>
  <w:style w:type="paragraph" w:customStyle="1" w:styleId="11">
    <w:name w:val="Заголовок 1 + Гост тип А"/>
    <w:aliases w:val="14 pt"/>
    <w:basedOn w:val="12"/>
    <w:rsid w:val="004416EA"/>
    <w:pPr>
      <w:keepNext/>
      <w:pageBreakBefore w:val="0"/>
      <w:numPr>
        <w:numId w:val="15"/>
      </w:numPr>
      <w:suppressAutoHyphens/>
      <w:jc w:val="left"/>
    </w:pPr>
    <w:rPr>
      <w:rFonts w:ascii="ГОСТ тип А" w:hAnsi="ГОСТ тип А"/>
      <w:iCs w:val="0"/>
    </w:rPr>
  </w:style>
  <w:style w:type="paragraph" w:customStyle="1" w:styleId="2">
    <w:name w:val="Заголовок 2 + ГОСТ тип А"/>
    <w:aliases w:val="12 pt,полужирный,Перед:  12 пт"/>
    <w:basedOn w:val="a3"/>
    <w:rsid w:val="004416EA"/>
    <w:pPr>
      <w:numPr>
        <w:ilvl w:val="2"/>
        <w:numId w:val="15"/>
      </w:numPr>
      <w:spacing w:before="120"/>
      <w:jc w:val="both"/>
    </w:pPr>
    <w:rPr>
      <w:rFonts w:ascii="ГОСТ тип А" w:hAnsi="ГОСТ тип А"/>
      <w:sz w:val="24"/>
    </w:rPr>
  </w:style>
  <w:style w:type="paragraph" w:customStyle="1" w:styleId="22">
    <w:name w:val="Заголовок 22"/>
    <w:basedOn w:val="a3"/>
    <w:qFormat/>
    <w:rsid w:val="004416EA"/>
    <w:pPr>
      <w:keepNext/>
      <w:numPr>
        <w:ilvl w:val="1"/>
        <w:numId w:val="15"/>
      </w:numPr>
      <w:suppressAutoHyphens/>
      <w:spacing w:before="120"/>
      <w:ind w:left="0" w:firstLine="709"/>
      <w:jc w:val="both"/>
      <w:outlineLvl w:val="0"/>
    </w:pPr>
    <w:rPr>
      <w:rFonts w:ascii="Arial" w:hAnsi="Arial" w:cs="Arial"/>
      <w:sz w:val="24"/>
      <w:szCs w:val="28"/>
    </w:rPr>
  </w:style>
  <w:style w:type="paragraph" w:customStyle="1" w:styleId="42">
    <w:name w:val="Заголовок 42"/>
    <w:basedOn w:val="a3"/>
    <w:qFormat/>
    <w:rsid w:val="004416EA"/>
    <w:pPr>
      <w:numPr>
        <w:ilvl w:val="3"/>
        <w:numId w:val="15"/>
      </w:numPr>
      <w:tabs>
        <w:tab w:val="left" w:pos="1560"/>
      </w:tabs>
      <w:spacing w:before="120"/>
      <w:jc w:val="both"/>
    </w:pPr>
    <w:rPr>
      <w:rFonts w:ascii="Arial" w:hAnsi="Arial" w:cs="Arial"/>
      <w:sz w:val="24"/>
    </w:rPr>
  </w:style>
  <w:style w:type="paragraph" w:customStyle="1" w:styleId="210">
    <w:name w:val="Заголовок 21"/>
    <w:basedOn w:val="a3"/>
    <w:qFormat/>
    <w:rsid w:val="004416EA"/>
    <w:pPr>
      <w:keepNext/>
      <w:suppressAutoHyphens/>
      <w:spacing w:before="120"/>
      <w:ind w:firstLine="709"/>
      <w:jc w:val="both"/>
      <w:outlineLvl w:val="0"/>
    </w:pPr>
    <w:rPr>
      <w:rFonts w:ascii="Arial" w:hAnsi="Arial" w:cs="Arial"/>
      <w:sz w:val="24"/>
      <w:szCs w:val="28"/>
    </w:rPr>
  </w:style>
  <w:style w:type="paragraph" w:styleId="28">
    <w:name w:val="List Number 2"/>
    <w:basedOn w:val="a3"/>
    <w:uiPriority w:val="99"/>
    <w:semiHidden/>
    <w:unhideWhenUsed/>
    <w:rsid w:val="00334F2F"/>
    <w:pPr>
      <w:tabs>
        <w:tab w:val="num" w:pos="643"/>
      </w:tabs>
      <w:ind w:left="643" w:hanging="360"/>
      <w:contextualSpacing/>
    </w:pPr>
  </w:style>
  <w:style w:type="paragraph" w:customStyle="1" w:styleId="Bodycentered">
    <w:name w:val="Body centered"/>
    <w:basedOn w:val="Body"/>
    <w:link w:val="BodycenteredChar"/>
    <w:qFormat/>
    <w:rsid w:val="00334F2F"/>
    <w:pPr>
      <w:ind w:firstLine="0"/>
      <w:jc w:val="center"/>
    </w:pPr>
  </w:style>
  <w:style w:type="character" w:customStyle="1" w:styleId="BodycenteredChar">
    <w:name w:val="Body centered Char"/>
    <w:basedOn w:val="BodyChar"/>
    <w:link w:val="Bodycentered"/>
    <w:rsid w:val="00334F2F"/>
    <w:rPr>
      <w:rFonts w:ascii="Arial" w:hAnsi="Arial" w:cs="Arial"/>
      <w:sz w:val="24"/>
      <w:szCs w:val="24"/>
    </w:rPr>
  </w:style>
  <w:style w:type="paragraph" w:customStyle="1" w:styleId="31">
    <w:name w:val="Заголовок 31"/>
    <w:basedOn w:val="2"/>
    <w:link w:val="3Char"/>
    <w:qFormat/>
    <w:rsid w:val="006801DE"/>
    <w:pPr>
      <w:numPr>
        <w:numId w:val="4"/>
      </w:numPr>
      <w:tabs>
        <w:tab w:val="left" w:pos="1560"/>
      </w:tabs>
      <w:ind w:left="0" w:firstLine="709"/>
    </w:pPr>
    <w:rPr>
      <w:rFonts w:ascii="Arial" w:hAnsi="Arial" w:cs="Arial"/>
    </w:rPr>
  </w:style>
  <w:style w:type="character" w:customStyle="1" w:styleId="3Char">
    <w:name w:val="Заголовок 3 Char"/>
    <w:basedOn w:val="a5"/>
    <w:link w:val="31"/>
    <w:rsid w:val="006801DE"/>
    <w:rPr>
      <w:rFonts w:ascii="Arial" w:hAnsi="Arial" w:cs="Arial"/>
      <w:sz w:val="24"/>
    </w:rPr>
  </w:style>
  <w:style w:type="paragraph" w:customStyle="1" w:styleId="Bodybulletedpar">
    <w:name w:val="Body bulleted par"/>
    <w:basedOn w:val="Bodybulleted"/>
    <w:link w:val="BodybulletedparChar"/>
    <w:qFormat/>
    <w:rsid w:val="00061E98"/>
    <w:pPr>
      <w:numPr>
        <w:numId w:val="5"/>
      </w:numPr>
      <w:tabs>
        <w:tab w:val="right" w:leader="dot" w:pos="9781"/>
      </w:tabs>
      <w:ind w:left="0" w:firstLine="709"/>
    </w:pPr>
  </w:style>
  <w:style w:type="character" w:customStyle="1" w:styleId="BodybulletedparChar">
    <w:name w:val="Body bulleted par Char"/>
    <w:basedOn w:val="BodybulletedChar"/>
    <w:link w:val="Bodybulletedpar"/>
    <w:rsid w:val="00061E98"/>
    <w:rPr>
      <w:rFonts w:ascii="Arial" w:hAnsi="Arial" w:cs="Arial"/>
      <w:sz w:val="24"/>
      <w:szCs w:val="24"/>
    </w:rPr>
  </w:style>
  <w:style w:type="paragraph" w:customStyle="1" w:styleId="afffd">
    <w:name w:val="Рисунок. Коментарии"/>
    <w:basedOn w:val="afd"/>
    <w:rsid w:val="00061E98"/>
    <w:pPr>
      <w:tabs>
        <w:tab w:val="left" w:pos="459"/>
      </w:tabs>
      <w:spacing w:before="20" w:after="20"/>
      <w:ind w:left="464"/>
    </w:pPr>
    <w:rPr>
      <w:sz w:val="20"/>
      <w:szCs w:val="20"/>
    </w:rPr>
  </w:style>
  <w:style w:type="paragraph" w:customStyle="1" w:styleId="100">
    <w:name w:val="Стиль Оглавление 1 + Слева:  0 см"/>
    <w:basedOn w:val="17"/>
    <w:rsid w:val="0051097C"/>
    <w:pPr>
      <w:ind w:left="0"/>
    </w:pPr>
    <w:rPr>
      <w:rFonts w:eastAsia="Times New Roman"/>
    </w:rPr>
  </w:style>
  <w:style w:type="numbering" w:customStyle="1" w:styleId="10">
    <w:name w:val="1) нумерация"/>
    <w:basedOn w:val="a7"/>
    <w:rsid w:val="000A4F37"/>
    <w:pPr>
      <w:numPr>
        <w:numId w:val="19"/>
      </w:numPr>
    </w:pPr>
  </w:style>
  <w:style w:type="paragraph" w:customStyle="1" w:styleId="afffe">
    <w:name w:val="Таблица_Название"/>
    <w:basedOn w:val="a3"/>
    <w:rsid w:val="003C0F86"/>
    <w:pPr>
      <w:keepNext/>
      <w:spacing w:before="120" w:after="120" w:line="360" w:lineRule="auto"/>
    </w:pPr>
    <w:rPr>
      <w:sz w:val="24"/>
    </w:rPr>
  </w:style>
  <w:style w:type="paragraph" w:customStyle="1" w:styleId="affff">
    <w:name w:val="Таблица_Заголовки"/>
    <w:basedOn w:val="a3"/>
    <w:rsid w:val="003C0F86"/>
    <w:pPr>
      <w:jc w:val="center"/>
    </w:pPr>
    <w:rPr>
      <w:b/>
      <w:bCs/>
      <w:sz w:val="24"/>
    </w:rPr>
  </w:style>
  <w:style w:type="paragraph" w:customStyle="1" w:styleId="affff0">
    <w:name w:val="Таблица_Текст"/>
    <w:basedOn w:val="a3"/>
    <w:rsid w:val="003C0F86"/>
    <w:rPr>
      <w:sz w:val="24"/>
    </w:rPr>
  </w:style>
  <w:style w:type="paragraph" w:customStyle="1" w:styleId="affff1">
    <w:name w:val="Рисунок_Текст"/>
    <w:basedOn w:val="afb"/>
    <w:next w:val="a3"/>
    <w:link w:val="affff2"/>
    <w:rsid w:val="003C0F86"/>
    <w:pPr>
      <w:keepNext/>
      <w:spacing w:before="0" w:line="360" w:lineRule="auto"/>
      <w:ind w:left="0"/>
    </w:pPr>
  </w:style>
  <w:style w:type="character" w:customStyle="1" w:styleId="afc">
    <w:name w:val="Рисунок Знак"/>
    <w:link w:val="afb"/>
    <w:rsid w:val="003C0F86"/>
    <w:rPr>
      <w:iCs/>
      <w:sz w:val="28"/>
      <w:szCs w:val="28"/>
    </w:rPr>
  </w:style>
  <w:style w:type="character" w:customStyle="1" w:styleId="affff2">
    <w:name w:val="Рисунок_Текст Знак"/>
    <w:basedOn w:val="afc"/>
    <w:link w:val="affff1"/>
    <w:rsid w:val="003C0F86"/>
    <w:rPr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2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3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72F773-5FCA-4B5F-9F29-FFD25E20E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3122</Words>
  <Characters>17797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СЭР-5М. Руководство по эксплуатации. Паспорт</vt:lpstr>
    </vt:vector>
  </TitlesOfParts>
  <Company>Krokoz™</Company>
  <LinksUpToDate>false</LinksUpToDate>
  <CharactersWithSpaces>20878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СЭР-5М. Руководство по эксплуатации. Паспорт</dc:title>
  <dc:subject/>
  <dc:creator>Василий Тараканов</dc:creator>
  <cp:keywords>Фотохронограф оптический СЭР-5М РЭ</cp:keywords>
  <dc:description/>
  <cp:lastModifiedBy>Афонин Илья Дмитриевич</cp:lastModifiedBy>
  <cp:revision>16</cp:revision>
  <cp:lastPrinted>2024-10-01T05:31:00Z</cp:lastPrinted>
  <dcterms:created xsi:type="dcterms:W3CDTF">2024-09-30T10:28:00Z</dcterms:created>
  <dcterms:modified xsi:type="dcterms:W3CDTF">2026-02-09T05:08:00Z</dcterms:modified>
</cp:coreProperties>
</file>